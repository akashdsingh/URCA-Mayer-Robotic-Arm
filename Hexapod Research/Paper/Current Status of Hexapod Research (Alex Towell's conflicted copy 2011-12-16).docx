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E9CA62" w14:textId="77777777" w:rsidR="00F50770" w:rsidRDefault="00F50770" w:rsidP="0007148C">
      <w:pPr>
        <w:jc w:val="center"/>
        <w:rPr>
          <w:sz w:val="48"/>
          <w:szCs w:val="48"/>
        </w:rPr>
      </w:pPr>
    </w:p>
    <w:p w14:paraId="4B05FE52" w14:textId="77777777" w:rsidR="00F50770" w:rsidRDefault="00F50770" w:rsidP="0007148C">
      <w:pPr>
        <w:jc w:val="center"/>
        <w:rPr>
          <w:sz w:val="48"/>
          <w:szCs w:val="48"/>
        </w:rPr>
      </w:pPr>
    </w:p>
    <w:p w14:paraId="3FFA7F22" w14:textId="77777777" w:rsidR="00F50770" w:rsidRDefault="00F50770" w:rsidP="0007148C">
      <w:pPr>
        <w:jc w:val="center"/>
        <w:rPr>
          <w:sz w:val="48"/>
          <w:szCs w:val="48"/>
        </w:rPr>
      </w:pPr>
    </w:p>
    <w:p w14:paraId="07EC120C" w14:textId="77777777" w:rsidR="00F50770" w:rsidRDefault="00F50770" w:rsidP="0007148C">
      <w:pPr>
        <w:jc w:val="center"/>
        <w:rPr>
          <w:sz w:val="48"/>
          <w:szCs w:val="48"/>
        </w:rPr>
      </w:pPr>
    </w:p>
    <w:p w14:paraId="067D0FE8" w14:textId="77777777" w:rsidR="00F50770" w:rsidRDefault="00F50770" w:rsidP="0007148C">
      <w:pPr>
        <w:jc w:val="center"/>
        <w:rPr>
          <w:sz w:val="48"/>
          <w:szCs w:val="48"/>
        </w:rPr>
      </w:pPr>
    </w:p>
    <w:p w14:paraId="06D7FDF1" w14:textId="77777777" w:rsidR="0007148C" w:rsidRPr="00F50770" w:rsidRDefault="0007148C" w:rsidP="0007148C">
      <w:pPr>
        <w:jc w:val="center"/>
        <w:rPr>
          <w:sz w:val="48"/>
          <w:szCs w:val="48"/>
        </w:rPr>
      </w:pPr>
      <w:r w:rsidRPr="00F50770">
        <w:rPr>
          <w:sz w:val="48"/>
          <w:szCs w:val="48"/>
        </w:rPr>
        <w:t>Current Status of Hexapod Research</w:t>
      </w:r>
    </w:p>
    <w:p w14:paraId="2735C50B" w14:textId="77777777" w:rsidR="0007148C" w:rsidRPr="00F50770" w:rsidRDefault="0007148C" w:rsidP="0007148C">
      <w:pPr>
        <w:jc w:val="center"/>
        <w:rPr>
          <w:sz w:val="36"/>
          <w:szCs w:val="36"/>
        </w:rPr>
      </w:pPr>
      <w:r w:rsidRPr="00F50770">
        <w:rPr>
          <w:sz w:val="36"/>
          <w:szCs w:val="36"/>
        </w:rPr>
        <w:t>At Southern Illinois University Edwardsville</w:t>
      </w:r>
    </w:p>
    <w:p w14:paraId="54D4FD34" w14:textId="77777777" w:rsidR="0007148C" w:rsidRDefault="0007148C" w:rsidP="0007148C">
      <w:pPr>
        <w:jc w:val="center"/>
      </w:pPr>
    </w:p>
    <w:p w14:paraId="0A02954D" w14:textId="77777777" w:rsidR="0007148C" w:rsidRDefault="0007148C" w:rsidP="00F50770">
      <w:pPr>
        <w:jc w:val="center"/>
      </w:pPr>
      <w:r>
        <w:t>Andrew Kutta</w:t>
      </w:r>
    </w:p>
    <w:p w14:paraId="2026638C" w14:textId="77777777" w:rsidR="0007148C" w:rsidRDefault="0007148C" w:rsidP="0007148C">
      <w:pPr>
        <w:jc w:val="center"/>
      </w:pPr>
      <w:r>
        <w:t>Faculty Member:  Dr. Gary Mayer</w:t>
      </w:r>
    </w:p>
    <w:p w14:paraId="7BC5AAA7" w14:textId="77777777" w:rsidR="008510E5" w:rsidRDefault="008510E5" w:rsidP="0007148C">
      <w:pPr>
        <w:jc w:val="center"/>
        <w:rPr>
          <w:ins w:id="0" w:author="Gary Mayer" w:date="2011-12-10T00:19:00Z"/>
        </w:rPr>
      </w:pPr>
    </w:p>
    <w:p w14:paraId="6930BCBB" w14:textId="77777777" w:rsidR="005A5D13" w:rsidRDefault="005A5D13" w:rsidP="0007148C">
      <w:pPr>
        <w:jc w:val="center"/>
        <w:rPr>
          <w:ins w:id="1" w:author="Gary Mayer" w:date="2011-12-10T00:19:00Z"/>
        </w:rPr>
      </w:pPr>
    </w:p>
    <w:p w14:paraId="0DC539B6" w14:textId="77777777" w:rsidR="005A5D13" w:rsidRDefault="005A5D13" w:rsidP="0007148C">
      <w:pPr>
        <w:jc w:val="center"/>
        <w:rPr>
          <w:ins w:id="2" w:author="Gary Mayer" w:date="2011-12-10T00:19:00Z"/>
        </w:rPr>
      </w:pPr>
    </w:p>
    <w:p w14:paraId="6243C48C" w14:textId="77777777" w:rsidR="005A5D13" w:rsidRDefault="005A5D13" w:rsidP="0007148C">
      <w:pPr>
        <w:jc w:val="center"/>
        <w:rPr>
          <w:ins w:id="3" w:author="Gary Mayer" w:date="2011-12-10T00:19:00Z"/>
        </w:rPr>
      </w:pPr>
    </w:p>
    <w:p w14:paraId="5CD808FF" w14:textId="77777777" w:rsidR="005A5D13" w:rsidRDefault="005A5D13" w:rsidP="0007148C">
      <w:pPr>
        <w:jc w:val="center"/>
        <w:rPr>
          <w:ins w:id="4" w:author="Gary Mayer" w:date="2011-12-10T00:19:00Z"/>
        </w:rPr>
      </w:pPr>
    </w:p>
    <w:p w14:paraId="66DE0C2E" w14:textId="77777777" w:rsidR="005A5D13" w:rsidRDefault="005A5D13" w:rsidP="0007148C">
      <w:pPr>
        <w:jc w:val="center"/>
        <w:rPr>
          <w:ins w:id="5" w:author="Gary Mayer" w:date="2011-12-10T00:19:00Z"/>
        </w:rPr>
      </w:pPr>
    </w:p>
    <w:p w14:paraId="6F862FFA" w14:textId="77777777" w:rsidR="005A5D13" w:rsidRDefault="005A5D13" w:rsidP="0007148C">
      <w:pPr>
        <w:jc w:val="center"/>
        <w:rPr>
          <w:ins w:id="6" w:author="Gary Mayer" w:date="2011-12-10T00:19:00Z"/>
        </w:rPr>
      </w:pPr>
    </w:p>
    <w:p w14:paraId="09EB7FE9" w14:textId="77777777" w:rsidR="005A5D13" w:rsidRDefault="005A5D13" w:rsidP="0007148C">
      <w:pPr>
        <w:jc w:val="center"/>
        <w:rPr>
          <w:ins w:id="7" w:author="Gary Mayer" w:date="2011-12-10T00:19:00Z"/>
        </w:rPr>
      </w:pPr>
    </w:p>
    <w:p w14:paraId="2A96CB50" w14:textId="77777777" w:rsidR="005A5D13" w:rsidRDefault="005A5D13" w:rsidP="0007148C">
      <w:pPr>
        <w:jc w:val="center"/>
        <w:rPr>
          <w:ins w:id="8" w:author="Gary Mayer" w:date="2011-12-10T00:19:00Z"/>
        </w:rPr>
      </w:pPr>
    </w:p>
    <w:p w14:paraId="76028258" w14:textId="77777777" w:rsidR="005A5D13" w:rsidRDefault="005A5D13" w:rsidP="0007148C">
      <w:pPr>
        <w:jc w:val="center"/>
        <w:rPr>
          <w:ins w:id="9" w:author="Gary Mayer" w:date="2011-12-10T00:19:00Z"/>
        </w:rPr>
      </w:pPr>
    </w:p>
    <w:p w14:paraId="594F5258" w14:textId="77777777" w:rsidR="005A5D13" w:rsidRDefault="005A5D13" w:rsidP="0007148C">
      <w:pPr>
        <w:jc w:val="center"/>
        <w:rPr>
          <w:ins w:id="10" w:author="Gary Mayer" w:date="2011-12-10T00:19:00Z"/>
        </w:rPr>
      </w:pPr>
    </w:p>
    <w:p w14:paraId="5316D4DB" w14:textId="77777777" w:rsidR="005A5D13" w:rsidRDefault="005A5D13" w:rsidP="0007148C">
      <w:pPr>
        <w:jc w:val="center"/>
        <w:rPr>
          <w:ins w:id="11" w:author="Gary Mayer" w:date="2011-12-10T00:19:00Z"/>
        </w:rPr>
      </w:pPr>
    </w:p>
    <w:p w14:paraId="2DF0BC10" w14:textId="77777777" w:rsidR="005A5D13" w:rsidRDefault="005A5D13" w:rsidP="0007148C">
      <w:pPr>
        <w:jc w:val="center"/>
        <w:rPr>
          <w:ins w:id="12" w:author="Gary Mayer" w:date="2011-12-10T00:19:00Z"/>
        </w:rPr>
      </w:pPr>
    </w:p>
    <w:p w14:paraId="076B77E0" w14:textId="77777777" w:rsidR="005A5D13" w:rsidRDefault="005A5D13" w:rsidP="0007148C">
      <w:pPr>
        <w:jc w:val="center"/>
        <w:rPr>
          <w:ins w:id="13" w:author="Gary Mayer" w:date="2011-12-10T00:19:00Z"/>
        </w:rPr>
      </w:pPr>
    </w:p>
    <w:p w14:paraId="40E2797B" w14:textId="77777777" w:rsidR="005A5D13" w:rsidRDefault="005A5D13" w:rsidP="0007148C">
      <w:pPr>
        <w:jc w:val="center"/>
        <w:rPr>
          <w:ins w:id="14" w:author="Gary Mayer" w:date="2011-12-10T00:19:00Z"/>
        </w:rPr>
      </w:pPr>
    </w:p>
    <w:p w14:paraId="4B5B4ADC" w14:textId="77777777" w:rsidR="005A5D13" w:rsidRDefault="005A5D13" w:rsidP="0007148C">
      <w:pPr>
        <w:jc w:val="center"/>
        <w:rPr>
          <w:ins w:id="15" w:author="Gary Mayer" w:date="2011-12-10T00:19:00Z"/>
        </w:rPr>
      </w:pPr>
    </w:p>
    <w:p w14:paraId="0853B856" w14:textId="77777777" w:rsidR="005A5D13" w:rsidRDefault="005A5D13" w:rsidP="0007148C">
      <w:pPr>
        <w:jc w:val="center"/>
        <w:rPr>
          <w:ins w:id="16" w:author="Gary Mayer" w:date="2011-12-10T00:19:00Z"/>
        </w:rPr>
      </w:pPr>
    </w:p>
    <w:p w14:paraId="0ED369A0" w14:textId="77777777" w:rsidR="005A5D13" w:rsidRDefault="005A5D13" w:rsidP="0007148C">
      <w:pPr>
        <w:jc w:val="center"/>
        <w:rPr>
          <w:ins w:id="17" w:author="Gary Mayer" w:date="2011-12-10T00:19:00Z"/>
        </w:rPr>
      </w:pPr>
    </w:p>
    <w:p w14:paraId="5F87E34F" w14:textId="77777777" w:rsidR="005A5D13" w:rsidRDefault="005A5D13" w:rsidP="0007148C">
      <w:pPr>
        <w:jc w:val="center"/>
        <w:rPr>
          <w:ins w:id="18" w:author="Gary Mayer" w:date="2011-12-10T00:19:00Z"/>
        </w:rPr>
      </w:pPr>
    </w:p>
    <w:p w14:paraId="7B2832C6" w14:textId="77777777" w:rsidR="005A5D13" w:rsidRDefault="005A5D13" w:rsidP="0007148C">
      <w:pPr>
        <w:jc w:val="center"/>
        <w:rPr>
          <w:ins w:id="19" w:author="Gary Mayer" w:date="2011-12-10T00:19:00Z"/>
        </w:rPr>
      </w:pPr>
    </w:p>
    <w:p w14:paraId="5030D768" w14:textId="77777777" w:rsidR="005A5D13" w:rsidRDefault="005A5D13" w:rsidP="0007148C">
      <w:pPr>
        <w:jc w:val="center"/>
        <w:rPr>
          <w:ins w:id="20" w:author="Gary Mayer" w:date="2011-12-10T00:19:00Z"/>
        </w:rPr>
      </w:pPr>
    </w:p>
    <w:p w14:paraId="7CC485D2" w14:textId="77777777" w:rsidR="005A5D13" w:rsidRDefault="005A5D13" w:rsidP="0007148C">
      <w:pPr>
        <w:jc w:val="center"/>
        <w:rPr>
          <w:ins w:id="21" w:author="Gary Mayer" w:date="2011-12-10T00:19:00Z"/>
        </w:rPr>
      </w:pPr>
    </w:p>
    <w:p w14:paraId="1A4ECFB7" w14:textId="77777777" w:rsidR="005A5D13" w:rsidRDefault="005A5D13" w:rsidP="005A5D13">
      <w:pPr>
        <w:jc w:val="center"/>
        <w:rPr>
          <w:ins w:id="22" w:author="Gary Mayer" w:date="2011-12-10T00:19:00Z"/>
        </w:rPr>
      </w:pPr>
      <w:ins w:id="23" w:author="Gary Mayer" w:date="2011-12-10T00:19:00Z">
        <w:r>
          <w:t>As Partial Fulfillment of CS 495 - Independent Study</w:t>
        </w:r>
      </w:ins>
    </w:p>
    <w:p w14:paraId="5C834DDC" w14:textId="77777777" w:rsidR="005A5D13" w:rsidRDefault="005A5D13" w:rsidP="0007148C">
      <w:pPr>
        <w:jc w:val="center"/>
      </w:pPr>
    </w:p>
    <w:p w14:paraId="344EDB79" w14:textId="77777777" w:rsidR="008510E5" w:rsidRDefault="008510E5">
      <w:r>
        <w:br w:type="page"/>
      </w:r>
    </w:p>
    <w:p w14:paraId="50466FAC" w14:textId="77777777" w:rsidR="008510E5" w:rsidRPr="008510E5" w:rsidRDefault="008510E5" w:rsidP="008510E5">
      <w:pPr>
        <w:pStyle w:val="ListParagraph"/>
        <w:numPr>
          <w:ilvl w:val="0"/>
          <w:numId w:val="3"/>
        </w:numPr>
        <w:ind w:left="0" w:firstLine="0"/>
        <w:jc w:val="both"/>
        <w:rPr>
          <w:sz w:val="28"/>
          <w:szCs w:val="28"/>
        </w:rPr>
      </w:pPr>
      <w:r w:rsidRPr="008510E5">
        <w:rPr>
          <w:sz w:val="28"/>
          <w:szCs w:val="28"/>
        </w:rPr>
        <w:lastRenderedPageBreak/>
        <w:t>Background</w:t>
      </w:r>
    </w:p>
    <w:p w14:paraId="3936F499" w14:textId="77777777" w:rsidR="008510E5" w:rsidRDefault="008510E5" w:rsidP="008510E5">
      <w:pPr>
        <w:pStyle w:val="ListParagraph"/>
        <w:jc w:val="both"/>
      </w:pPr>
    </w:p>
    <w:p w14:paraId="0C5266A1" w14:textId="77777777" w:rsidR="00EA75E4" w:rsidRDefault="008510E5" w:rsidP="008510E5">
      <w:pPr>
        <w:pStyle w:val="ListParagraph"/>
        <w:ind w:left="0" w:firstLine="720"/>
        <w:jc w:val="both"/>
      </w:pPr>
      <w:del w:id="24" w:author="Gary Mayer" w:date="2011-12-10T00:22:00Z">
        <w:r w:rsidDel="005A5D13">
          <w:delText xml:space="preserve">There is minimal research </w:delText>
        </w:r>
      </w:del>
      <w:del w:id="25" w:author="Gary Mayer" w:date="2011-12-10T00:19:00Z">
        <w:r w:rsidDel="005A5D13">
          <w:delText>progress made with regards to</w:delText>
        </w:r>
      </w:del>
      <w:del w:id="26" w:author="Gary Mayer" w:date="2011-12-10T00:20:00Z">
        <w:r w:rsidDel="005A5D13">
          <w:delText xml:space="preserve"> independently controlled hexapod, six legged, robots</w:delText>
        </w:r>
      </w:del>
      <w:del w:id="27" w:author="Gary Mayer" w:date="2011-12-10T00:32:00Z">
        <w:r w:rsidDel="00D306A9">
          <w:delText xml:space="preserve">.  </w:delText>
        </w:r>
      </w:del>
      <w:r>
        <w:t xml:space="preserve">The goal </w:t>
      </w:r>
      <w:ins w:id="28" w:author="Gary Mayer" w:date="2011-12-10T00:22:00Z">
        <w:r w:rsidR="005A5D13">
          <w:t xml:space="preserve">of the project </w:t>
        </w:r>
      </w:ins>
      <w:r>
        <w:t xml:space="preserve">is to allow a robot to dynamically </w:t>
      </w:r>
      <w:ins w:id="29" w:author="Gary Mayer" w:date="2011-12-10T00:23:00Z">
        <w:r w:rsidR="005A5D13">
          <w:t xml:space="preserve">and autonomously </w:t>
        </w:r>
      </w:ins>
      <w:r>
        <w:t xml:space="preserve">change </w:t>
      </w:r>
      <w:del w:id="30" w:author="Gary Mayer" w:date="2011-12-10T00:23:00Z">
        <w:r w:rsidDel="005A5D13">
          <w:delText>it’s</w:delText>
        </w:r>
      </w:del>
      <w:ins w:id="31" w:author="Gary Mayer" w:date="2011-12-10T00:23:00Z">
        <w:r w:rsidR="005A5D13">
          <w:t>its</w:t>
        </w:r>
      </w:ins>
      <w:r>
        <w:t xml:space="preserve"> own stride </w:t>
      </w:r>
      <w:del w:id="32" w:author="Gary Mayer" w:date="2011-12-10T00:23:00Z">
        <w:r w:rsidDel="005A5D13">
          <w:delText xml:space="preserve">without interaction </w:delText>
        </w:r>
      </w:del>
      <w:r w:rsidR="009A36FC">
        <w:t xml:space="preserve">so that it may navigate </w:t>
      </w:r>
      <w:del w:id="33" w:author="Gary Mayer" w:date="2011-12-10T00:23:00Z">
        <w:r w:rsidR="009A36FC" w:rsidDel="005A5D13">
          <w:delText xml:space="preserve">the </w:delText>
        </w:r>
      </w:del>
      <w:r w:rsidR="009A36FC">
        <w:t xml:space="preserve">terrain in a more efficient manner. </w:t>
      </w:r>
      <w:ins w:id="34" w:author="Gary Mayer" w:date="2011-12-10T00:25:00Z">
        <w:r w:rsidR="00D306A9">
          <w:t>"Efficiency"</w:t>
        </w:r>
      </w:ins>
      <w:ins w:id="35" w:author="Gary Mayer" w:date="2011-12-10T00:27:00Z">
        <w:r w:rsidR="00D306A9">
          <w:t xml:space="preserve"> is defined for </w:t>
        </w:r>
      </w:ins>
      <w:ins w:id="36" w:author="Gary Mayer" w:date="2011-12-10T00:25:00Z">
        <w:r w:rsidR="00D306A9">
          <w:t>this</w:t>
        </w:r>
      </w:ins>
      <w:ins w:id="37" w:author="Gary Mayer" w:date="2011-12-10T00:27:00Z">
        <w:r w:rsidR="00D306A9">
          <w:t xml:space="preserve"> project</w:t>
        </w:r>
      </w:ins>
      <w:ins w:id="38" w:author="Gary Mayer" w:date="2011-12-10T00:25:00Z">
        <w:r w:rsidR="00D306A9">
          <w:t xml:space="preserve"> in terms of power consum</w:t>
        </w:r>
      </w:ins>
      <w:ins w:id="39" w:author="Gary Mayer" w:date="2011-12-10T00:26:00Z">
        <w:r w:rsidR="00D306A9">
          <w:t>p</w:t>
        </w:r>
      </w:ins>
      <w:ins w:id="40" w:author="Gary Mayer" w:date="2011-12-10T00:25:00Z">
        <w:r w:rsidR="00D306A9">
          <w:t>tion with respect to motion.</w:t>
        </w:r>
      </w:ins>
      <w:r w:rsidR="009A36FC">
        <w:t xml:space="preserve"> The thought behind this is that the leg lengths can be changed </w:t>
      </w:r>
      <w:del w:id="41" w:author="Gary Mayer" w:date="2011-12-10T00:28:00Z">
        <w:r w:rsidR="009A36FC" w:rsidDel="00D306A9">
          <w:delText xml:space="preserve">so the robot may have </w:delText>
        </w:r>
      </w:del>
      <w:ins w:id="42" w:author="Gary Mayer" w:date="2011-12-10T00:28:00Z">
        <w:r w:rsidR="00D306A9">
          <w:t xml:space="preserve">for </w:t>
        </w:r>
      </w:ins>
      <w:r w:rsidR="009A36FC">
        <w:t xml:space="preserve">longer strides on </w:t>
      </w:r>
      <w:del w:id="43" w:author="Gary Mayer" w:date="2011-12-10T00:28:00Z">
        <w:r w:rsidR="00EA75E4" w:rsidDel="00D306A9">
          <w:delText xml:space="preserve">easy </w:delText>
        </w:r>
      </w:del>
      <w:ins w:id="44" w:author="Gary Mayer" w:date="2011-12-10T00:28:00Z">
        <w:r w:rsidR="00D306A9">
          <w:t xml:space="preserve">level </w:t>
        </w:r>
      </w:ins>
      <w:r w:rsidR="00EA75E4">
        <w:t>terrain</w:t>
      </w:r>
      <w:ins w:id="45" w:author="Gary Mayer" w:date="2011-12-10T00:28:00Z">
        <w:r w:rsidR="00D306A9">
          <w:t>, and the lengths may all be homogeneous</w:t>
        </w:r>
      </w:ins>
      <w:r w:rsidR="00EA75E4">
        <w:t xml:space="preserve">. </w:t>
      </w:r>
      <w:ins w:id="46" w:author="Gary Mayer" w:date="2011-12-10T00:29:00Z">
        <w:r w:rsidR="00D306A9">
          <w:t xml:space="preserve">On sloped terrain, the legs fore and aft may be set such that the center of gravity of the robot may be </w:t>
        </w:r>
      </w:ins>
      <w:ins w:id="47" w:author="Gary Mayer" w:date="2011-12-10T00:32:00Z">
        <w:r w:rsidR="00D306A9">
          <w:t>adjusted</w:t>
        </w:r>
      </w:ins>
      <w:ins w:id="48" w:author="Gary Mayer" w:date="2011-12-10T00:29:00Z">
        <w:r w:rsidR="00D306A9">
          <w:t xml:space="preserve"> to help avoid slipping</w:t>
        </w:r>
      </w:ins>
      <w:ins w:id="49" w:author="Gary Mayer" w:date="2011-12-10T00:32:00Z">
        <w:r w:rsidR="00D306A9">
          <w:t xml:space="preserve"> and toppling</w:t>
        </w:r>
      </w:ins>
      <w:ins w:id="50" w:author="Gary Mayer" w:date="2011-12-10T00:29:00Z">
        <w:r w:rsidR="00D306A9">
          <w:t>.</w:t>
        </w:r>
      </w:ins>
      <w:r w:rsidR="00EA75E4">
        <w:t xml:space="preserve"> For </w:t>
      </w:r>
      <w:del w:id="51" w:author="Gary Mayer" w:date="2011-12-10T00:29:00Z">
        <w:r w:rsidR="00EA75E4" w:rsidDel="00D306A9">
          <w:delText>more difficult</w:delText>
        </w:r>
      </w:del>
      <w:ins w:id="52" w:author="Gary Mayer" w:date="2011-12-10T00:29:00Z">
        <w:r w:rsidR="00D306A9">
          <w:t>rugged</w:t>
        </w:r>
      </w:ins>
      <w:r w:rsidR="00EA75E4">
        <w:t xml:space="preserve"> terrain, the robot can change each individual leg length to better counteract </w:t>
      </w:r>
      <w:del w:id="53" w:author="Gary Mayer" w:date="2011-12-10T00:30:00Z">
        <w:r w:rsidR="00EA75E4" w:rsidDel="00D306A9">
          <w:delText>any difficulties</w:delText>
        </w:r>
      </w:del>
      <w:ins w:id="54" w:author="Gary Mayer" w:date="2011-12-10T00:30:00Z">
        <w:r w:rsidR="00D306A9">
          <w:t>terrain irregularities such as low obstacles</w:t>
        </w:r>
      </w:ins>
      <w:del w:id="55" w:author="Gary Mayer" w:date="2011-12-10T00:30:00Z">
        <w:r w:rsidR="00EA75E4" w:rsidDel="00D306A9">
          <w:delText xml:space="preserve"> found within the terrain</w:delText>
        </w:r>
      </w:del>
      <w:r w:rsidR="00EA75E4">
        <w:t xml:space="preserve">.  The robots general design is </w:t>
      </w:r>
      <w:del w:id="56" w:author="Gary Mayer" w:date="2011-12-10T00:31:00Z">
        <w:r w:rsidR="00EA75E4" w:rsidDel="00D306A9">
          <w:delText>to have</w:delText>
        </w:r>
      </w:del>
      <w:ins w:id="57" w:author="Gary Mayer" w:date="2011-12-10T00:31:00Z">
        <w:r w:rsidR="00D306A9">
          <w:t>the use of</w:t>
        </w:r>
      </w:ins>
      <w:r w:rsidR="00EA75E4">
        <w:t xml:space="preserve"> six legs with three segments per leg.  Two of the segments will be </w:t>
      </w:r>
      <w:r w:rsidR="00393CA8">
        <w:t>capable of dynamic</w:t>
      </w:r>
      <w:del w:id="58" w:author="Gary Mayer" w:date="2011-12-10T00:31:00Z">
        <w:r w:rsidR="00393CA8" w:rsidDel="00D306A9">
          <w:delText>ally</w:delText>
        </w:r>
      </w:del>
      <w:r w:rsidR="00393CA8">
        <w:t xml:space="preserve"> </w:t>
      </w:r>
      <w:ins w:id="59" w:author="Gary Mayer" w:date="2011-12-10T00:22:00Z">
        <w:r w:rsidR="005A5D13">
          <w:t xml:space="preserve">length </w:t>
        </w:r>
      </w:ins>
      <w:r w:rsidR="00393CA8">
        <w:t>chang</w:t>
      </w:r>
      <w:ins w:id="60" w:author="Gary Mayer" w:date="2011-12-10T00:22:00Z">
        <w:r w:rsidR="005A5D13">
          <w:t>e</w:t>
        </w:r>
      </w:ins>
      <w:del w:id="61" w:author="Gary Mayer" w:date="2011-12-10T00:22:00Z">
        <w:r w:rsidR="00393CA8" w:rsidDel="005A5D13">
          <w:delText>ing it’s length</w:delText>
        </w:r>
      </w:del>
      <w:r w:rsidR="00393CA8">
        <w:t>.</w:t>
      </w:r>
    </w:p>
    <w:p w14:paraId="5037E82F" w14:textId="77777777" w:rsidR="00274EB8" w:rsidRDefault="00EA75E4" w:rsidP="00274EB8">
      <w:pPr>
        <w:pStyle w:val="ListParagraph"/>
        <w:ind w:left="0" w:firstLine="720"/>
        <w:jc w:val="both"/>
      </w:pPr>
      <w:del w:id="62" w:author="Gary Mayer" w:date="2011-12-10T00:38:00Z">
        <w:r w:rsidDel="00704C3D">
          <w:delText>Unfortunately, with</w:delText>
        </w:r>
      </w:del>
      <w:ins w:id="63" w:author="Gary Mayer" w:date="2011-12-10T00:38:00Z">
        <w:r w:rsidR="00704C3D">
          <w:t>With</w:t>
        </w:r>
      </w:ins>
      <w:r>
        <w:t xml:space="preserve"> such specific requirements</w:t>
      </w:r>
      <w:ins w:id="64" w:author="Gary Mayer" w:date="2011-12-10T00:38:00Z">
        <w:r w:rsidR="00704C3D">
          <w:t>,</w:t>
        </w:r>
      </w:ins>
      <w:r>
        <w:t xml:space="preserve"> there </w:t>
      </w:r>
      <w:del w:id="65" w:author="Gary Mayer" w:date="2011-12-10T00:38:00Z">
        <w:r w:rsidDel="00704C3D">
          <w:delText xml:space="preserve">was </w:delText>
        </w:r>
      </w:del>
      <w:ins w:id="66" w:author="Gary Mayer" w:date="2011-12-10T00:38:00Z">
        <w:r w:rsidR="00704C3D">
          <w:t xml:space="preserve">is </w:t>
        </w:r>
      </w:ins>
      <w:r>
        <w:t>a lack of off</w:t>
      </w:r>
      <w:ins w:id="67" w:author="Gary Mayer" w:date="2011-12-10T00:33:00Z">
        <w:r w:rsidR="00D306A9">
          <w:t>-</w:t>
        </w:r>
      </w:ins>
      <w:del w:id="68" w:author="Gary Mayer" w:date="2011-12-10T00:33:00Z">
        <w:r w:rsidDel="00D306A9">
          <w:delText xml:space="preserve"> </w:delText>
        </w:r>
      </w:del>
      <w:r>
        <w:t>the</w:t>
      </w:r>
      <w:ins w:id="69" w:author="Gary Mayer" w:date="2011-12-10T00:33:00Z">
        <w:r w:rsidR="00D306A9">
          <w:t>-</w:t>
        </w:r>
      </w:ins>
      <w:del w:id="70" w:author="Gary Mayer" w:date="2011-12-10T00:33:00Z">
        <w:r w:rsidDel="00D306A9">
          <w:delText xml:space="preserve"> </w:delText>
        </w:r>
      </w:del>
      <w:r>
        <w:t>shelf parts</w:t>
      </w:r>
      <w:del w:id="71" w:author="Gary Mayer" w:date="2011-12-10T00:33:00Z">
        <w:r w:rsidDel="00D306A9">
          <w:delText xml:space="preserve"> that fit within the budget</w:delText>
        </w:r>
      </w:del>
      <w:r>
        <w:t xml:space="preserve">.  There are linear servos that would provide sufficient torque and speed for extending a leg segment; however, </w:t>
      </w:r>
      <w:del w:id="72" w:author="Gary Mayer" w:date="2011-12-10T00:34:00Z">
        <w:r w:rsidDel="00704C3D">
          <w:delText xml:space="preserve">with </w:delText>
        </w:r>
      </w:del>
      <w:r>
        <w:t xml:space="preserve">the need </w:t>
      </w:r>
      <w:del w:id="73" w:author="Gary Mayer" w:date="2011-12-10T00:34:00Z">
        <w:r w:rsidDel="00704C3D">
          <w:delText xml:space="preserve">of </w:delText>
        </w:r>
      </w:del>
      <w:ins w:id="74" w:author="Gary Mayer" w:date="2011-12-10T00:34:00Z">
        <w:r w:rsidR="00704C3D">
          <w:t xml:space="preserve">for </w:t>
        </w:r>
      </w:ins>
      <w:r>
        <w:t>twelve linear servos</w:t>
      </w:r>
      <w:r w:rsidR="00393CA8">
        <w:t xml:space="preserve"> </w:t>
      </w:r>
      <w:del w:id="75" w:author="Gary Mayer" w:date="2011-12-10T00:35:00Z">
        <w:r w:rsidR="00393CA8" w:rsidDel="00704C3D">
          <w:delText>over</w:delText>
        </w:r>
        <w:r w:rsidR="001A4CFC" w:rsidDel="00704C3D">
          <w:delText xml:space="preserve"> extends the available resources</w:delText>
        </w:r>
      </w:del>
      <w:ins w:id="76" w:author="Gary Mayer" w:date="2011-12-10T00:35:00Z">
        <w:r w:rsidR="00704C3D">
          <w:t>exceed the budget and would require fabricaion of leg segments around the design of the linear servo</w:t>
        </w:r>
      </w:ins>
      <w:r w:rsidR="001A4CFC">
        <w:t>.  As a result, the standard, high</w:t>
      </w:r>
      <w:ins w:id="77" w:author="Gary Mayer" w:date="2011-12-10T00:35:00Z">
        <w:r w:rsidR="00704C3D">
          <w:t>-</w:t>
        </w:r>
      </w:ins>
      <w:del w:id="78" w:author="Gary Mayer" w:date="2011-12-10T00:35:00Z">
        <w:r w:rsidR="001A4CFC" w:rsidDel="00704C3D">
          <w:delText xml:space="preserve"> </w:delText>
        </w:r>
      </w:del>
      <w:r w:rsidR="001A4CFC">
        <w:t>torque rotational servos are</w:t>
      </w:r>
      <w:ins w:id="79" w:author="Gary Mayer" w:date="2011-12-10T00:36:00Z">
        <w:r w:rsidR="00704C3D">
          <w:t xml:space="preserve"> being</w:t>
        </w:r>
      </w:ins>
      <w:r w:rsidR="001A4CFC">
        <w:t xml:space="preserve"> used.</w:t>
      </w:r>
      <w:r w:rsidR="00274EB8">
        <w:t xml:space="preserve">   The rotational motion needs to be converted to translational motion; however, there are no appropriate devices available off the shelf that can be directly applied to our general design.  </w:t>
      </w:r>
      <w:del w:id="80" w:author="Gary Mayer" w:date="2011-12-10T00:36:00Z">
        <w:r w:rsidR="00274EB8" w:rsidDel="00704C3D">
          <w:delText>There is a 3D printer purchased for use by the SIUE Computer Science department</w:delText>
        </w:r>
      </w:del>
      <w:ins w:id="81" w:author="Gary Mayer" w:date="2011-12-10T00:36:00Z">
        <w:r w:rsidR="00704C3D">
          <w:t>Thus, a three-dimensional (3D) rapid-prototyping printer is being used to fabricate leg components</w:t>
        </w:r>
      </w:ins>
      <w:r w:rsidR="00274EB8">
        <w:t>.</w:t>
      </w:r>
    </w:p>
    <w:p w14:paraId="0BD327AC" w14:textId="77777777" w:rsidR="00274EB8" w:rsidRDefault="00274EB8" w:rsidP="00274EB8">
      <w:pPr>
        <w:pStyle w:val="ListParagraph"/>
        <w:ind w:left="0" w:firstLine="720"/>
        <w:jc w:val="both"/>
      </w:pPr>
      <w:r>
        <w:t xml:space="preserve">The 3D printer being used </w:t>
      </w:r>
      <w:del w:id="82" w:author="Gary Mayer" w:date="2011-12-10T00:37:00Z">
        <w:r w:rsidDel="00704C3D">
          <w:delText xml:space="preserve">for printing CAD designed parts </w:delText>
        </w:r>
      </w:del>
      <w:r>
        <w:t>is</w:t>
      </w:r>
      <w:r w:rsidR="0024257E">
        <w:t xml:space="preserve"> </w:t>
      </w:r>
      <w:del w:id="83" w:author="Gary Mayer" w:date="2011-12-10T00:37:00Z">
        <w:r w:rsidR="0024257E" w:rsidDel="00704C3D">
          <w:delText xml:space="preserve">an </w:delText>
        </w:r>
      </w:del>
      <w:ins w:id="84" w:author="Gary Mayer" w:date="2011-12-10T00:37:00Z">
        <w:r w:rsidR="00704C3D">
          <w:t xml:space="preserve">the </w:t>
        </w:r>
      </w:ins>
      <w:r w:rsidR="0024257E">
        <w:t xml:space="preserve">uPrint SE 3D Printer. </w:t>
      </w:r>
      <w:del w:id="85" w:author="Gary Mayer" w:date="2011-12-10T00:37:00Z">
        <w:r w:rsidR="0024257E" w:rsidDel="00704C3D">
          <w:delText xml:space="preserve"> </w:delText>
        </w:r>
      </w:del>
      <w:r w:rsidR="0024257E">
        <w:t>Using this printer limits the physical dimensions of printed parts to 8</w:t>
      </w:r>
      <w:ins w:id="86" w:author="Gary Mayer" w:date="2011-12-10T00:37:00Z">
        <w:r w:rsidR="00704C3D">
          <w:t xml:space="preserve"> in </w:t>
        </w:r>
      </w:ins>
      <w:r w:rsidR="0024257E">
        <w:t>x</w:t>
      </w:r>
      <w:ins w:id="87" w:author="Gary Mayer" w:date="2011-12-10T00:37:00Z">
        <w:r w:rsidR="00704C3D">
          <w:t xml:space="preserve"> </w:t>
        </w:r>
      </w:ins>
      <w:r w:rsidR="0024257E">
        <w:t>6</w:t>
      </w:r>
      <w:ins w:id="88" w:author="Gary Mayer" w:date="2011-12-10T00:37:00Z">
        <w:r w:rsidR="00704C3D">
          <w:t xml:space="preserve"> in </w:t>
        </w:r>
      </w:ins>
      <w:r w:rsidR="0024257E">
        <w:t>x</w:t>
      </w:r>
      <w:ins w:id="89" w:author="Gary Mayer" w:date="2011-12-10T00:37:00Z">
        <w:r w:rsidR="00704C3D">
          <w:t xml:space="preserve"> </w:t>
        </w:r>
      </w:ins>
      <w:r w:rsidR="0024257E">
        <w:t>6 in</w:t>
      </w:r>
      <w:del w:id="90" w:author="Gary Mayer" w:date="2011-12-10T00:37:00Z">
        <w:r w:rsidR="0024257E" w:rsidDel="00704C3D">
          <w:delText>che</w:delText>
        </w:r>
      </w:del>
      <w:del w:id="91" w:author="Gary Mayer" w:date="2011-12-10T00:38:00Z">
        <w:r w:rsidR="0024257E" w:rsidDel="00704C3D">
          <w:delText>s</w:delText>
        </w:r>
      </w:del>
      <w:r w:rsidR="0024257E">
        <w:t xml:space="preserve">. </w:t>
      </w:r>
      <w:del w:id="92" w:author="Gary Mayer" w:date="2011-12-10T00:37:00Z">
        <w:r w:rsidR="0024257E" w:rsidDel="00704C3D">
          <w:delText xml:space="preserve"> </w:delText>
        </w:r>
      </w:del>
      <w:r w:rsidR="0024257E">
        <w:t xml:space="preserve">The printer uses an ABSplus material, which is an industrial strength thermoplastic. </w:t>
      </w:r>
      <w:del w:id="93" w:author="Gary Mayer" w:date="2011-12-10T00:37:00Z">
        <w:r w:rsidR="0024257E" w:rsidDel="00704C3D">
          <w:delText xml:space="preserve">   </w:delText>
        </w:r>
      </w:del>
      <w:r w:rsidR="0024257E">
        <w:t xml:space="preserve">This plastic has a Flexural Strength of 53 MPa and tensile strength of 37 MPa.  </w:t>
      </w:r>
      <w:r w:rsidR="00996973">
        <w:t xml:space="preserve">The use of the 3D printer benefits our prototyping capabilities by allowing </w:t>
      </w:r>
      <w:del w:id="94" w:author="Gary Mayer" w:date="2011-12-10T00:39:00Z">
        <w:r w:rsidR="00996973" w:rsidDel="00704C3D">
          <w:delText xml:space="preserve">quick </w:delText>
        </w:r>
      </w:del>
      <w:ins w:id="95" w:author="Gary Mayer" w:date="2011-12-10T00:39:00Z">
        <w:r w:rsidR="00704C3D">
          <w:t>quick-</w:t>
        </w:r>
      </w:ins>
      <w:r w:rsidR="00996973">
        <w:t xml:space="preserve">turn feedback </w:t>
      </w:r>
      <w:del w:id="96" w:author="Gary Mayer" w:date="2011-12-10T00:39:00Z">
        <w:r w:rsidR="00996973" w:rsidDel="00704C3D">
          <w:delText xml:space="preserve">about </w:delText>
        </w:r>
      </w:del>
      <w:ins w:id="97" w:author="Gary Mayer" w:date="2011-12-10T00:39:00Z">
        <w:r w:rsidR="00704C3D">
          <w:t xml:space="preserve">of </w:t>
        </w:r>
      </w:ins>
      <w:r w:rsidR="00996973">
        <w:t xml:space="preserve">designs </w:t>
      </w:r>
      <w:del w:id="98" w:author="Gary Mayer" w:date="2011-12-10T00:39:00Z">
        <w:r w:rsidR="00996973" w:rsidDel="00704C3D">
          <w:delText xml:space="preserve">in </w:delText>
        </w:r>
      </w:del>
      <w:ins w:id="99" w:author="Gary Mayer" w:date="2011-12-10T00:39:00Z">
        <w:r w:rsidR="00704C3D">
          <w:t xml:space="preserve">using </w:t>
        </w:r>
      </w:ins>
      <w:r w:rsidR="00996973">
        <w:t xml:space="preserve">a relatively inexpensive method.  </w:t>
      </w:r>
    </w:p>
    <w:p w14:paraId="3EA5A7BC" w14:textId="77777777" w:rsidR="00996973" w:rsidRDefault="00996973" w:rsidP="00274EB8">
      <w:pPr>
        <w:pStyle w:val="ListParagraph"/>
        <w:ind w:left="0" w:firstLine="720"/>
        <w:jc w:val="both"/>
      </w:pPr>
      <w:r>
        <w:t xml:space="preserve">The printer requires a file exported in the .STL file format to be capable of properly creating tooling for the printer.   </w:t>
      </w:r>
      <w:r w:rsidR="00A973AF">
        <w:t>The CAD program used has no limitations other than being capable of exporting as a .STL file format for the 3D printer.  During the research this semester, the preferred CAD program was AutoDesk Inventor.  This program has many design accelerators to enable designing certain aspects quicker and more accurately, including gears.  The only issue that arises is that when exporting to .STL with the base drawing being defined in millimeters the units need to be scaled by ten.  This scaling can be achieved through the printing software before sending to the printer, external from the CAD program.</w:t>
      </w:r>
    </w:p>
    <w:p w14:paraId="74209E40" w14:textId="77777777" w:rsidR="00274EB8" w:rsidRDefault="00274EB8" w:rsidP="00274EB8">
      <w:pPr>
        <w:pStyle w:val="ListParagraph"/>
        <w:ind w:left="0" w:firstLine="720"/>
        <w:jc w:val="both"/>
      </w:pPr>
    </w:p>
    <w:p w14:paraId="2263FDFB" w14:textId="77777777" w:rsidR="008510E5" w:rsidRDefault="00274EB8" w:rsidP="00274EB8">
      <w:pPr>
        <w:pStyle w:val="ListParagraph"/>
        <w:ind w:left="0" w:firstLine="720"/>
        <w:jc w:val="both"/>
      </w:pPr>
      <w:r>
        <w:t xml:space="preserve"> </w:t>
      </w:r>
    </w:p>
    <w:p w14:paraId="71133C0E" w14:textId="77777777" w:rsidR="008510E5" w:rsidRPr="008510E5" w:rsidRDefault="008510E5" w:rsidP="008510E5">
      <w:pPr>
        <w:pStyle w:val="ListParagraph"/>
        <w:jc w:val="both"/>
      </w:pPr>
    </w:p>
    <w:p w14:paraId="09F3D5EE" w14:textId="77777777" w:rsidR="003A1C7B" w:rsidRDefault="003A1C7B" w:rsidP="008510E5">
      <w:pPr>
        <w:pStyle w:val="ListParagraph"/>
        <w:numPr>
          <w:ilvl w:val="0"/>
          <w:numId w:val="3"/>
        </w:numPr>
        <w:ind w:left="0" w:firstLine="0"/>
        <w:jc w:val="both"/>
        <w:rPr>
          <w:ins w:id="100" w:author="Gary Mayer" w:date="2011-12-10T00:41:00Z"/>
          <w:sz w:val="28"/>
          <w:szCs w:val="28"/>
        </w:rPr>
      </w:pPr>
      <w:ins w:id="101" w:author="Gary Mayer" w:date="2011-12-10T00:41:00Z">
        <w:r>
          <w:rPr>
            <w:sz w:val="28"/>
            <w:szCs w:val="28"/>
          </w:rPr>
          <w:t>Previous Research</w:t>
        </w:r>
      </w:ins>
    </w:p>
    <w:p w14:paraId="6A62D437" w14:textId="77777777" w:rsidR="003A1C7B" w:rsidRPr="003A1C7B" w:rsidRDefault="003A1C7B">
      <w:pPr>
        <w:jc w:val="both"/>
        <w:rPr>
          <w:ins w:id="102" w:author="Gary Mayer" w:date="2011-12-10T00:41:00Z"/>
          <w:sz w:val="28"/>
          <w:szCs w:val="28"/>
          <w:rPrChange w:id="103" w:author="Gary Mayer" w:date="2011-12-10T00:41:00Z">
            <w:rPr>
              <w:ins w:id="104" w:author="Gary Mayer" w:date="2011-12-10T00:41:00Z"/>
            </w:rPr>
          </w:rPrChange>
        </w:rPr>
        <w:pPrChange w:id="105" w:author="Gary Mayer" w:date="2011-12-10T00:41:00Z">
          <w:pPr>
            <w:pStyle w:val="ListParagraph"/>
            <w:numPr>
              <w:numId w:val="3"/>
            </w:numPr>
            <w:ind w:left="0" w:hanging="360"/>
            <w:jc w:val="both"/>
          </w:pPr>
        </w:pPrChange>
      </w:pPr>
      <w:ins w:id="106" w:author="Gary Mayer" w:date="2011-12-10T00:41:00Z">
        <w:r>
          <w:rPr>
            <w:sz w:val="28"/>
            <w:szCs w:val="28"/>
          </w:rPr>
          <w:t>[summarize and  reference the research papers that we started with</w:t>
        </w:r>
      </w:ins>
      <w:ins w:id="107" w:author="Gary Mayer" w:date="2011-12-10T00:42:00Z">
        <w:r w:rsidR="004C5F37">
          <w:rPr>
            <w:sz w:val="28"/>
            <w:szCs w:val="28"/>
          </w:rPr>
          <w:t>. Add a reference section.</w:t>
        </w:r>
      </w:ins>
      <w:ins w:id="108" w:author="Gary Mayer" w:date="2011-12-10T00:41:00Z">
        <w:r>
          <w:rPr>
            <w:sz w:val="28"/>
            <w:szCs w:val="28"/>
          </w:rPr>
          <w:t>]</w:t>
        </w:r>
      </w:ins>
    </w:p>
    <w:p w14:paraId="6C742A21" w14:textId="77777777" w:rsidR="008510E5" w:rsidRDefault="008510E5" w:rsidP="008510E5">
      <w:pPr>
        <w:pStyle w:val="ListParagraph"/>
        <w:numPr>
          <w:ilvl w:val="0"/>
          <w:numId w:val="3"/>
        </w:numPr>
        <w:ind w:left="0" w:firstLine="0"/>
        <w:jc w:val="both"/>
        <w:rPr>
          <w:ins w:id="109" w:author="akutta" w:date="2011-12-14T18:00:00Z"/>
          <w:sz w:val="28"/>
          <w:szCs w:val="28"/>
        </w:rPr>
      </w:pPr>
      <w:r w:rsidRPr="008510E5">
        <w:rPr>
          <w:sz w:val="28"/>
          <w:szCs w:val="28"/>
        </w:rPr>
        <w:t>Study and Progression of Robot</w:t>
      </w:r>
    </w:p>
    <w:p w14:paraId="3F812043" w14:textId="732A9435" w:rsidR="001C1A34" w:rsidRDefault="00BB02B1" w:rsidP="00BB02B1">
      <w:pPr>
        <w:pStyle w:val="ListParagraph"/>
        <w:ind w:firstLine="720"/>
        <w:jc w:val="both"/>
        <w:rPr>
          <w:ins w:id="110" w:author="akutta" w:date="2011-12-14T18:23:00Z"/>
          <w:szCs w:val="28"/>
        </w:rPr>
        <w:pPrChange w:id="111" w:author="akutta" w:date="2011-12-14T18:18:00Z">
          <w:pPr>
            <w:pStyle w:val="ListParagraph"/>
            <w:numPr>
              <w:numId w:val="3"/>
            </w:numPr>
            <w:ind w:left="0"/>
            <w:jc w:val="both"/>
          </w:pPr>
        </w:pPrChange>
      </w:pPr>
      <w:ins w:id="112" w:author="akutta" w:date="2011-12-14T18:16:00Z">
        <w:r>
          <w:rPr>
            <w:szCs w:val="28"/>
          </w:rPr>
          <w:t xml:space="preserve">Before this project, Both Dr. Mayer and I had no experience with the 3D printer.  </w:t>
        </w:r>
      </w:ins>
      <w:ins w:id="113" w:author="akutta" w:date="2011-12-14T18:17:00Z">
        <w:r>
          <w:rPr>
            <w:szCs w:val="28"/>
          </w:rPr>
          <w:t xml:space="preserve">As a result, many iterations have been </w:t>
        </w:r>
      </w:ins>
      <w:ins w:id="114" w:author="akutta" w:date="2011-12-14T18:05:00Z">
        <w:r w:rsidR="001C1A34">
          <w:rPr>
            <w:szCs w:val="28"/>
          </w:rPr>
          <w:t xml:space="preserve">performed on the design </w:t>
        </w:r>
        <w:r w:rsidR="001C1A34">
          <w:rPr>
            <w:szCs w:val="28"/>
          </w:rPr>
          <w:lastRenderedPageBreak/>
          <w:t xml:space="preserve">of the leg segments.  The robot was initially envisioned to have each full leg extend two feet.  This was due to the </w:t>
        </w:r>
      </w:ins>
      <w:ins w:id="115" w:author="akutta" w:date="2011-12-14T18:09:00Z">
        <w:r w:rsidR="001C1A34">
          <w:rPr>
            <w:szCs w:val="28"/>
          </w:rPr>
          <w:t>printer’s</w:t>
        </w:r>
      </w:ins>
      <w:ins w:id="116" w:author="akutta" w:date="2011-12-14T18:05:00Z">
        <w:r w:rsidR="001C1A34">
          <w:rPr>
            <w:szCs w:val="28"/>
          </w:rPr>
          <w:t xml:space="preserve"> limitations of having a maximum </w:t>
        </w:r>
      </w:ins>
      <w:ins w:id="117" w:author="akutta" w:date="2011-12-14T18:09:00Z">
        <w:r w:rsidR="001C1A34">
          <w:rPr>
            <w:szCs w:val="28"/>
          </w:rPr>
          <w:t xml:space="preserve">printable </w:t>
        </w:r>
      </w:ins>
      <w:ins w:id="118" w:author="akutta" w:date="2011-12-14T18:05:00Z">
        <w:r w:rsidR="001C1A34">
          <w:rPr>
            <w:szCs w:val="28"/>
          </w:rPr>
          <w:t>length of eight inches</w:t>
        </w:r>
      </w:ins>
      <w:ins w:id="119" w:author="akutta" w:date="2011-12-14T18:09:00Z">
        <w:r w:rsidR="00EE70E6">
          <w:rPr>
            <w:szCs w:val="28"/>
          </w:rPr>
          <w:t xml:space="preserve">.  </w:t>
        </w:r>
      </w:ins>
      <w:ins w:id="120" w:author="akutta" w:date="2011-12-14T18:19:00Z">
        <w:r w:rsidR="00572405">
          <w:rPr>
            <w:szCs w:val="28"/>
          </w:rPr>
          <w:t xml:space="preserve">Each leg segment needed to be capable of converting rotational motion into linear motion in an </w:t>
        </w:r>
      </w:ins>
      <w:ins w:id="121" w:author="akutta" w:date="2011-12-14T18:20:00Z">
        <w:r w:rsidR="00572405">
          <w:rPr>
            <w:szCs w:val="28"/>
          </w:rPr>
          <w:t>efficient</w:t>
        </w:r>
      </w:ins>
      <w:ins w:id="122" w:author="akutta" w:date="2011-12-14T18:19:00Z">
        <w:r w:rsidR="00572405">
          <w:rPr>
            <w:szCs w:val="28"/>
          </w:rPr>
          <w:t xml:space="preserve"> </w:t>
        </w:r>
      </w:ins>
      <w:ins w:id="123" w:author="akutta" w:date="2011-12-14T18:20:00Z">
        <w:r w:rsidR="00572405">
          <w:rPr>
            <w:szCs w:val="28"/>
          </w:rPr>
          <w:t>manner.  The method of doing this that was decided upon was by using a screw to pu</w:t>
        </w:r>
        <w:r w:rsidR="00EB1634">
          <w:rPr>
            <w:szCs w:val="28"/>
          </w:rPr>
          <w:t>sh and pull a threaded inner leg segment.</w:t>
        </w:r>
      </w:ins>
      <w:ins w:id="124" w:author="akutta" w:date="2011-12-14T18:23:00Z">
        <w:r w:rsidR="00203A8B">
          <w:rPr>
            <w:szCs w:val="28"/>
          </w:rPr>
          <w:t xml:space="preserve">  </w:t>
        </w:r>
      </w:ins>
    </w:p>
    <w:p w14:paraId="1CE75EBF" w14:textId="166394E5" w:rsidR="00203A8B" w:rsidRDefault="00203A8B" w:rsidP="00BB02B1">
      <w:pPr>
        <w:pStyle w:val="ListParagraph"/>
        <w:ind w:firstLine="720"/>
        <w:jc w:val="both"/>
        <w:rPr>
          <w:ins w:id="125" w:author="akutta" w:date="2011-12-14T18:30:00Z"/>
          <w:szCs w:val="28"/>
        </w:rPr>
        <w:pPrChange w:id="126" w:author="akutta" w:date="2011-12-14T18:18:00Z">
          <w:pPr>
            <w:pStyle w:val="ListParagraph"/>
            <w:numPr>
              <w:numId w:val="3"/>
            </w:numPr>
            <w:ind w:left="0"/>
            <w:jc w:val="both"/>
          </w:pPr>
        </w:pPrChange>
      </w:pPr>
      <w:ins w:id="127" w:author="akutta" w:date="2011-12-14T18:24:00Z">
        <w:r>
          <w:rPr>
            <w:szCs w:val="28"/>
          </w:rPr>
          <w:t xml:space="preserve">The initial design of the inner and outer leg segment had an overall </w:t>
        </w:r>
      </w:ins>
      <w:ins w:id="128" w:author="akutta" w:date="2011-12-14T18:25:00Z">
        <w:r>
          <w:rPr>
            <w:szCs w:val="28"/>
          </w:rPr>
          <w:t xml:space="preserve">dimension of 2” </w:t>
        </w:r>
        <w:r w:rsidR="00DA62BC">
          <w:rPr>
            <w:szCs w:val="28"/>
          </w:rPr>
          <w:t xml:space="preserve">x 2” x 8”.  </w:t>
        </w:r>
      </w:ins>
      <w:ins w:id="129" w:author="akutta" w:date="2011-12-14T18:37:00Z">
        <w:r w:rsidR="00C27673">
          <w:rPr>
            <w:szCs w:val="28"/>
          </w:rPr>
          <w:t xml:space="preserve">The object needed to be scaled down by 10% to allow the printer to lay the necessary support material for the object as well.  </w:t>
        </w:r>
      </w:ins>
      <w:ins w:id="130" w:author="akutta" w:date="2011-12-14T18:25:00Z">
        <w:r w:rsidR="00DA62BC">
          <w:rPr>
            <w:szCs w:val="28"/>
          </w:rPr>
          <w:t>The main conclusion</w:t>
        </w:r>
        <w:r>
          <w:rPr>
            <w:szCs w:val="28"/>
          </w:rPr>
          <w:t xml:space="preserve"> made after this iteration was that the screw design di</w:t>
        </w:r>
        <w:r w:rsidR="00DA62BC">
          <w:rPr>
            <w:szCs w:val="28"/>
          </w:rPr>
          <w:t>d work well for extending and retracting the inner arm.  Issues found also included the need to scale the width and height down but keep the overall length of the segment</w:t>
        </w:r>
      </w:ins>
      <w:ins w:id="131" w:author="akutta" w:date="2011-12-14T18:28:00Z">
        <w:r w:rsidR="00DA62BC">
          <w:rPr>
            <w:szCs w:val="28"/>
          </w:rPr>
          <w:t xml:space="preserve"> and to increase all wall thicknesses to a minimum of 2mm</w:t>
        </w:r>
      </w:ins>
      <w:ins w:id="132" w:author="akutta" w:date="2011-12-14T18:25:00Z">
        <w:r w:rsidR="00DA62BC">
          <w:rPr>
            <w:szCs w:val="28"/>
          </w:rPr>
          <w:t xml:space="preserve">.  </w:t>
        </w:r>
      </w:ins>
      <w:ins w:id="133" w:author="akutta" w:date="2011-12-14T18:28:00Z">
        <w:r w:rsidR="00DA62BC">
          <w:rPr>
            <w:szCs w:val="28"/>
          </w:rPr>
          <w:t>The</w:t>
        </w:r>
      </w:ins>
      <w:ins w:id="134" w:author="akutta" w:date="2011-12-14T18:25:00Z">
        <w:r w:rsidR="00DA62BC">
          <w:rPr>
            <w:szCs w:val="28"/>
          </w:rPr>
          <w:t xml:space="preserve"> screw was designed to fit into a seat with a key from above that secured the screw in place.  The head of the screw was a hexagonal key sized to fit properly into a standard socket.  </w:t>
        </w:r>
      </w:ins>
      <w:ins w:id="135" w:author="akutta" w:date="2011-12-14T18:47:00Z">
        <w:r w:rsidR="00C3636C">
          <w:rPr>
            <w:szCs w:val="28"/>
          </w:rPr>
          <w:t xml:space="preserve">On the initial printing of the objects, the tolerance of the printer was not properly accounted for.  </w:t>
        </w:r>
      </w:ins>
      <w:ins w:id="136" w:author="akutta" w:date="2011-12-14T18:45:00Z">
        <w:r w:rsidR="000B1188">
          <w:rPr>
            <w:szCs w:val="28"/>
          </w:rPr>
          <w:t xml:space="preserve">The printer that is being used has a x-y tolerance of </w:t>
        </w:r>
      </w:ins>
      <w:ins w:id="137" w:author="akutta" w:date="2011-12-14T18:46:00Z">
        <w:r w:rsidR="00A00DB9">
          <w:rPr>
            <w:szCs w:val="28"/>
          </w:rPr>
          <w:t>0</w:t>
        </w:r>
      </w:ins>
      <w:ins w:id="138" w:author="akutta" w:date="2011-12-14T18:45:00Z">
        <w:r w:rsidR="000B1188">
          <w:rPr>
            <w:szCs w:val="28"/>
          </w:rPr>
          <w:t xml:space="preserve">.15 mm and a z tolerance of </w:t>
        </w:r>
      </w:ins>
      <w:ins w:id="139" w:author="akutta" w:date="2011-12-14T18:46:00Z">
        <w:r w:rsidR="00A00DB9">
          <w:rPr>
            <w:szCs w:val="28"/>
          </w:rPr>
          <w:t>0.</w:t>
        </w:r>
      </w:ins>
      <w:ins w:id="140" w:author="akutta" w:date="2011-12-14T18:45:00Z">
        <w:r w:rsidR="000B1188">
          <w:rPr>
            <w:szCs w:val="28"/>
          </w:rPr>
          <w:t xml:space="preserve">2 mm.  It was soon discovered, that despite working reasonably well, the tolerance between the screw and the inner leg segment needed to be </w:t>
        </w:r>
      </w:ins>
      <w:ins w:id="141" w:author="akutta" w:date="2011-12-14T18:46:00Z">
        <w:r w:rsidR="00A00DB9">
          <w:rPr>
            <w:szCs w:val="28"/>
          </w:rPr>
          <w:t>0</w:t>
        </w:r>
      </w:ins>
      <w:ins w:id="142" w:author="akutta" w:date="2011-12-14T18:45:00Z">
        <w:r w:rsidR="000B1188">
          <w:rPr>
            <w:szCs w:val="28"/>
          </w:rPr>
          <w:t>.3 mm</w:t>
        </w:r>
      </w:ins>
      <w:ins w:id="143" w:author="akutta" w:date="2011-12-14T18:46:00Z">
        <w:r w:rsidR="00A00DB9">
          <w:rPr>
            <w:szCs w:val="28"/>
          </w:rPr>
          <w:t xml:space="preserve"> to allow the screw to spin freely.</w:t>
        </w:r>
      </w:ins>
    </w:p>
    <w:p w14:paraId="22D27A4E" w14:textId="55C8FF81" w:rsidR="00DA62BC" w:rsidRDefault="00C27673" w:rsidP="00BB02B1">
      <w:pPr>
        <w:pStyle w:val="ListParagraph"/>
        <w:ind w:firstLine="720"/>
        <w:jc w:val="both"/>
        <w:rPr>
          <w:ins w:id="144" w:author="akutta" w:date="2011-12-14T18:50:00Z"/>
          <w:szCs w:val="28"/>
        </w:rPr>
        <w:pPrChange w:id="145" w:author="akutta" w:date="2011-12-14T18:18:00Z">
          <w:pPr>
            <w:pStyle w:val="ListParagraph"/>
            <w:numPr>
              <w:numId w:val="3"/>
            </w:numPr>
            <w:ind w:left="0"/>
            <w:jc w:val="both"/>
          </w:pPr>
        </w:pPrChange>
      </w:pPr>
      <w:ins w:id="146" w:author="akutta" w:date="2011-12-14T18:37:00Z">
        <w:r>
          <w:rPr>
            <w:szCs w:val="28"/>
          </w:rPr>
          <w:t xml:space="preserve">After scaling the segment down, the overall </w:t>
        </w:r>
      </w:ins>
      <w:ins w:id="147" w:author="akutta" w:date="2011-12-14T18:40:00Z">
        <w:r>
          <w:rPr>
            <w:szCs w:val="28"/>
          </w:rPr>
          <w:t>dimensions</w:t>
        </w:r>
      </w:ins>
      <w:ins w:id="148" w:author="akutta" w:date="2011-12-14T18:37:00Z">
        <w:r>
          <w:rPr>
            <w:szCs w:val="28"/>
          </w:rPr>
          <w:t xml:space="preserve"> were changed to 27mm x 27mm x 200mm.  </w:t>
        </w:r>
      </w:ins>
      <w:ins w:id="149" w:author="akutta" w:date="2011-12-14T18:39:00Z">
        <w:r>
          <w:rPr>
            <w:szCs w:val="28"/>
          </w:rPr>
          <w:t>This enabled the length of the segment easily print with enough support material to allow proper printing of the pieces.</w:t>
        </w:r>
      </w:ins>
      <w:ins w:id="150" w:author="akutta" w:date="2011-12-14T18:40:00Z">
        <w:r>
          <w:rPr>
            <w:szCs w:val="28"/>
          </w:rPr>
          <w:t xml:space="preserve">  </w:t>
        </w:r>
        <w:r w:rsidR="006630B4">
          <w:rPr>
            <w:szCs w:val="28"/>
          </w:rPr>
          <w:t>The overall design was not changed, as everything appeared t</w:t>
        </w:r>
        <w:r w:rsidR="00D2740D">
          <w:rPr>
            <w:szCs w:val="28"/>
          </w:rPr>
          <w:t>o function properly.  The issue</w:t>
        </w:r>
        <w:r w:rsidR="006630B4">
          <w:rPr>
            <w:szCs w:val="28"/>
          </w:rPr>
          <w:t xml:space="preserve"> that began appearing as the objects became smaller is that tolerances of the printer needed to be properly accounted for. In a test to determine how well an object could be printed within another, these tolerances make a huge difference.  </w:t>
        </w:r>
      </w:ins>
      <w:ins w:id="151" w:author="akutta" w:date="2011-12-14T18:48:00Z">
        <w:r w:rsidR="001B34D0">
          <w:rPr>
            <w:szCs w:val="28"/>
          </w:rPr>
          <w:t xml:space="preserve">By using the previously stated 0.3mm tolerance, an object can easily be printed within another object.  </w:t>
        </w:r>
      </w:ins>
      <w:ins w:id="152" w:author="akutta" w:date="2011-12-14T18:49:00Z">
        <w:r w:rsidR="00F63432">
          <w:rPr>
            <w:szCs w:val="28"/>
          </w:rPr>
          <w:t xml:space="preserve">This iteration also yielded information that the printer is not as exact as we would prefer.  The tracks that the inner leg segment was designed to slide along </w:t>
        </w:r>
      </w:ins>
      <w:ins w:id="153" w:author="akutta" w:date="2011-12-14T18:50:00Z">
        <w:r w:rsidR="0070419E">
          <w:rPr>
            <w:szCs w:val="28"/>
          </w:rPr>
          <w:t>did not properly conform to all configurations that the leg segment could be inserted into the outer leg segment.</w:t>
        </w:r>
        <w:r w:rsidR="00F655FC">
          <w:rPr>
            <w:szCs w:val="28"/>
          </w:rPr>
          <w:t xml:space="preserve">  Even with a good fit, the rails were found to need changes when testing the ability to handle a torsional load on the inner leg segment.  As a result the rails were modified and two rails along the exterior of the inner leg segment were added.  This made it impossible for the inner arm to rotate and still allowed enough freedom to easily extend and retract.</w:t>
        </w:r>
      </w:ins>
    </w:p>
    <w:p w14:paraId="45908EF4" w14:textId="5649E8FB" w:rsidR="00F655FC" w:rsidRDefault="00F655FC" w:rsidP="00BB02B1">
      <w:pPr>
        <w:pStyle w:val="ListParagraph"/>
        <w:ind w:firstLine="720"/>
        <w:jc w:val="both"/>
        <w:rPr>
          <w:ins w:id="154" w:author="akutta" w:date="2011-12-14T18:59:00Z"/>
          <w:szCs w:val="28"/>
        </w:rPr>
        <w:pPrChange w:id="155" w:author="akutta" w:date="2011-12-14T18:18:00Z">
          <w:pPr>
            <w:pStyle w:val="ListParagraph"/>
            <w:numPr>
              <w:numId w:val="3"/>
            </w:numPr>
            <w:ind w:left="0"/>
            <w:jc w:val="both"/>
          </w:pPr>
        </w:pPrChange>
      </w:pPr>
      <w:ins w:id="156" w:author="akutta" w:date="2011-12-14T18:52:00Z">
        <w:r>
          <w:rPr>
            <w:szCs w:val="28"/>
          </w:rPr>
          <w:t xml:space="preserve">After this iteration, the rate at which the leg segment could be extended was tested.  With the current pitch of the screw, the leg segment was </w:t>
        </w:r>
      </w:ins>
      <w:ins w:id="157" w:author="akutta" w:date="2011-12-14T18:54:00Z">
        <w:r w:rsidR="008A4628">
          <w:rPr>
            <w:szCs w:val="28"/>
          </w:rPr>
          <w:t>self-locking</w:t>
        </w:r>
      </w:ins>
      <w:ins w:id="158" w:author="akutta" w:date="2011-12-14T18:52:00Z">
        <w:r>
          <w:rPr>
            <w:szCs w:val="28"/>
          </w:rPr>
          <w:t xml:space="preserve">, which prevented needing to constantly apply power to the motor to </w:t>
        </w:r>
      </w:ins>
      <w:ins w:id="159" w:author="akutta" w:date="2011-12-14T18:53:00Z">
        <w:r>
          <w:rPr>
            <w:szCs w:val="28"/>
          </w:rPr>
          <w:t>maintain</w:t>
        </w:r>
      </w:ins>
      <w:ins w:id="160" w:author="akutta" w:date="2011-12-14T18:52:00Z">
        <w:r>
          <w:rPr>
            <w:szCs w:val="28"/>
          </w:rPr>
          <w:t xml:space="preserve"> the leg segments length.</w:t>
        </w:r>
      </w:ins>
      <w:ins w:id="161" w:author="akutta" w:date="2011-12-14T18:54:00Z">
        <w:r>
          <w:rPr>
            <w:szCs w:val="28"/>
          </w:rPr>
          <w:t xml:space="preserve">  </w:t>
        </w:r>
        <w:r w:rsidR="008A4628">
          <w:rPr>
            <w:szCs w:val="28"/>
          </w:rPr>
          <w:t>However, the rate at which the segment could be fully extended from the retracted position was not within the two-second expectation.</w:t>
        </w:r>
      </w:ins>
      <w:ins w:id="162" w:author="akutta" w:date="2011-12-14T18:55:00Z">
        <w:r w:rsidR="008A4628">
          <w:rPr>
            <w:szCs w:val="28"/>
          </w:rPr>
          <w:t xml:space="preserve">  </w:t>
        </w:r>
        <w:r w:rsidR="009E2BDA">
          <w:rPr>
            <w:szCs w:val="28"/>
          </w:rPr>
          <w:t xml:space="preserve">The ability for the screw to be self-locking was greatly </w:t>
        </w:r>
      </w:ins>
      <w:ins w:id="163" w:author="akutta" w:date="2011-12-14T19:33:00Z">
        <w:r w:rsidR="000A0FFC">
          <w:rPr>
            <w:szCs w:val="28"/>
          </w:rPr>
          <w:t>desired,</w:t>
        </w:r>
      </w:ins>
      <w:ins w:id="164" w:author="akutta" w:date="2011-12-14T18:55:00Z">
        <w:r w:rsidR="009E2BDA">
          <w:rPr>
            <w:szCs w:val="28"/>
          </w:rPr>
          <w:t xml:space="preserve"> as it would improve our efficiency by limiting power </w:t>
        </w:r>
        <w:r w:rsidR="009E2BDA">
          <w:rPr>
            <w:szCs w:val="28"/>
          </w:rPr>
          <w:lastRenderedPageBreak/>
          <w:t xml:space="preserve">consumption.  As a result, the </w:t>
        </w:r>
      </w:ins>
      <w:ins w:id="165" w:author="akutta" w:date="2011-12-14T18:57:00Z">
        <w:r w:rsidR="00C34FE3">
          <w:rPr>
            <w:szCs w:val="28"/>
          </w:rPr>
          <w:t>pitch of the threads was</w:t>
        </w:r>
      </w:ins>
      <w:ins w:id="166" w:author="akutta" w:date="2011-12-14T18:55:00Z">
        <w:r w:rsidR="009E2BDA">
          <w:rPr>
            <w:szCs w:val="28"/>
          </w:rPr>
          <w:t xml:space="preserve"> not going to be changed.  To compensate for this, the</w:t>
        </w:r>
        <w:r w:rsidR="00C34FE3">
          <w:rPr>
            <w:szCs w:val="28"/>
          </w:rPr>
          <w:t xml:space="preserve"> screw needed to move two times faster than it currently was.  </w:t>
        </w:r>
      </w:ins>
      <w:ins w:id="167" w:author="akutta" w:date="2011-12-14T18:58:00Z">
        <w:r w:rsidR="008736B4">
          <w:rPr>
            <w:szCs w:val="28"/>
          </w:rPr>
          <w:t xml:space="preserve">In addition, the amount of torque present in the system was far superior to what was </w:t>
        </w:r>
      </w:ins>
      <w:ins w:id="168" w:author="akutta" w:date="2011-12-14T18:59:00Z">
        <w:r w:rsidR="008736B4">
          <w:rPr>
            <w:szCs w:val="28"/>
          </w:rPr>
          <w:t>anticipated</w:t>
        </w:r>
      </w:ins>
      <w:ins w:id="169" w:author="akutta" w:date="2011-12-14T18:58:00Z">
        <w:r w:rsidR="008736B4">
          <w:rPr>
            <w:szCs w:val="28"/>
          </w:rPr>
          <w:t xml:space="preserve">.  </w:t>
        </w:r>
      </w:ins>
      <w:ins w:id="170" w:author="akutta" w:date="2011-12-14T18:55:00Z">
        <w:r w:rsidR="00C34FE3">
          <w:rPr>
            <w:szCs w:val="28"/>
          </w:rPr>
          <w:t xml:space="preserve">As a result, a gearbox was designed to fit on the end of the motor and </w:t>
        </w:r>
      </w:ins>
      <w:ins w:id="171" w:author="akutta" w:date="2011-12-14T18:57:00Z">
        <w:r w:rsidR="005C02A0">
          <w:rPr>
            <w:szCs w:val="28"/>
          </w:rPr>
          <w:t>fit</w:t>
        </w:r>
      </w:ins>
      <w:ins w:id="172" w:author="akutta" w:date="2011-12-14T18:55:00Z">
        <w:r w:rsidR="00C34FE3">
          <w:rPr>
            <w:szCs w:val="28"/>
          </w:rPr>
          <w:t xml:space="preserve"> directly onto the screw.</w:t>
        </w:r>
        <w:r w:rsidR="0003681F">
          <w:rPr>
            <w:szCs w:val="28"/>
          </w:rPr>
          <w:t xml:space="preserve"> </w:t>
        </w:r>
      </w:ins>
      <w:ins w:id="173" w:author="akutta" w:date="2011-12-14T18:59:00Z">
        <w:r w:rsidR="006639E5">
          <w:rPr>
            <w:szCs w:val="28"/>
          </w:rPr>
          <w:t xml:space="preserve">  This would in turn gear up the motor so that the rate at which the screw spun was at a ratio of 2:1 when compared to the rate that the motor spun at. </w:t>
        </w:r>
      </w:ins>
    </w:p>
    <w:p w14:paraId="614704B3" w14:textId="176ED768" w:rsidR="006639E5" w:rsidRDefault="006639E5" w:rsidP="00BB02B1">
      <w:pPr>
        <w:pStyle w:val="ListParagraph"/>
        <w:ind w:firstLine="720"/>
        <w:jc w:val="both"/>
        <w:rPr>
          <w:ins w:id="174" w:author="akutta" w:date="2011-12-14T19:34:00Z"/>
          <w:szCs w:val="28"/>
        </w:rPr>
        <w:pPrChange w:id="175" w:author="akutta" w:date="2011-12-14T18:18:00Z">
          <w:pPr>
            <w:pStyle w:val="ListParagraph"/>
            <w:numPr>
              <w:numId w:val="3"/>
            </w:numPr>
            <w:ind w:left="0"/>
            <w:jc w:val="both"/>
          </w:pPr>
        </w:pPrChange>
      </w:pPr>
      <w:ins w:id="176" w:author="akutta" w:date="2011-12-14T19:00:00Z">
        <w:r>
          <w:rPr>
            <w:szCs w:val="28"/>
          </w:rPr>
          <w:t>The gearbox was designed so that it could be interchanged with another by providing a larger footprint than necessary to house the gears.  This enables the gear ratio to increase or decrease with no need to change the outer form of the gearbox.  The gearbox</w:t>
        </w:r>
      </w:ins>
      <w:ins w:id="177" w:author="akutta" w:date="2011-12-14T19:23:00Z">
        <w:r w:rsidR="00CE0213">
          <w:rPr>
            <w:szCs w:val="28"/>
          </w:rPr>
          <w:t xml:space="preserve"> input is the motors shaft and the output is a socket that fits </w:t>
        </w:r>
      </w:ins>
      <w:ins w:id="178" w:author="akutta" w:date="2011-12-14T19:02:00Z">
        <w:r>
          <w:rPr>
            <w:szCs w:val="28"/>
          </w:rPr>
          <w:t xml:space="preserve">onto the screw.  </w:t>
        </w:r>
      </w:ins>
      <w:ins w:id="179" w:author="akutta" w:date="2011-12-14T19:24:00Z">
        <w:r w:rsidR="00837E97">
          <w:rPr>
            <w:szCs w:val="28"/>
          </w:rPr>
          <w:t xml:space="preserve">The main problems found after the first two iterations of the gearbox were that the support for securing the intermediary gear were not strong enough, the lid had a </w:t>
        </w:r>
      </w:ins>
      <w:ins w:id="180" w:author="akutta" w:date="2011-12-14T19:25:00Z">
        <w:r w:rsidR="00837E97">
          <w:rPr>
            <w:szCs w:val="28"/>
          </w:rPr>
          <w:t>tendency</w:t>
        </w:r>
      </w:ins>
      <w:ins w:id="181" w:author="akutta" w:date="2011-12-14T19:24:00Z">
        <w:r w:rsidR="00837E97">
          <w:rPr>
            <w:szCs w:val="28"/>
          </w:rPr>
          <w:t xml:space="preserve"> to be pushed up causing the gears to sleep, and the plastic was not strong enough to handle the high torque produced by the motor.</w:t>
        </w:r>
      </w:ins>
      <w:ins w:id="182" w:author="akutta" w:date="2011-12-14T19:25:00Z">
        <w:r w:rsidR="00837E97">
          <w:rPr>
            <w:szCs w:val="28"/>
          </w:rPr>
          <w:t xml:space="preserve">  </w:t>
        </w:r>
      </w:ins>
      <w:ins w:id="183" w:author="akutta" w:date="2011-12-14T19:27:00Z">
        <w:r w:rsidR="00EA7B7F">
          <w:rPr>
            <w:szCs w:val="28"/>
          </w:rPr>
          <w:t>Combining the intermediary gear and the gearbox top together as a single piece and increasing the size of the supports corrected the issue with weak supports and the gears slipping</w:t>
        </w:r>
      </w:ins>
      <w:ins w:id="184" w:author="akutta" w:date="2011-12-14T19:26:00Z">
        <w:r w:rsidR="00EA7B7F">
          <w:rPr>
            <w:szCs w:val="28"/>
          </w:rPr>
          <w:t xml:space="preserve">.  </w:t>
        </w:r>
      </w:ins>
      <w:ins w:id="185" w:author="akutta" w:date="2011-12-14T19:27:00Z">
        <w:r w:rsidR="00582C80">
          <w:rPr>
            <w:szCs w:val="28"/>
          </w:rPr>
          <w:t>Four pins were added to secure the lid and intermediary gear to the box.  To reduce the inertia within each of the gears, the diameters of all the shafts were increased and, where possible, made hollow.  The axel that the intermediary gear spun around was made hollow to reduce weight and material costs of printing.</w:t>
        </w:r>
      </w:ins>
      <w:ins w:id="186" w:author="akutta" w:date="2011-12-14T19:29:00Z">
        <w:r w:rsidR="00A55EBB">
          <w:rPr>
            <w:szCs w:val="28"/>
          </w:rPr>
          <w:t xml:space="preserve">  </w:t>
        </w:r>
      </w:ins>
      <w:ins w:id="187" w:author="akutta" w:date="2011-12-14T19:31:00Z">
        <w:r w:rsidR="00A55EBB">
          <w:rPr>
            <w:szCs w:val="28"/>
          </w:rPr>
          <w:t xml:space="preserve">Since the input shaft was not strong enough to accept the motor shaft directly, a metal adapter was used.  This adapter attached to the motor shaft and resulted in a hexagonal shape for use with the input shaft.  </w:t>
        </w:r>
      </w:ins>
      <w:ins w:id="188" w:author="akutta" w:date="2011-12-14T19:32:00Z">
        <w:r w:rsidR="003E761C">
          <w:rPr>
            <w:szCs w:val="28"/>
          </w:rPr>
          <w:t>This prevents the possibility of stripping as the amount of material in contact with a flat surface is greatly increased.</w:t>
        </w:r>
      </w:ins>
    </w:p>
    <w:p w14:paraId="3A2EC537" w14:textId="0DC83C61" w:rsidR="00CC1718" w:rsidRDefault="00CC1718" w:rsidP="00BB02B1">
      <w:pPr>
        <w:pStyle w:val="ListParagraph"/>
        <w:ind w:firstLine="720"/>
        <w:jc w:val="both"/>
        <w:rPr>
          <w:ins w:id="189" w:author="akutta" w:date="2011-12-14T18:25:00Z"/>
          <w:szCs w:val="28"/>
        </w:rPr>
        <w:pPrChange w:id="190" w:author="akutta" w:date="2011-12-14T18:18:00Z">
          <w:pPr>
            <w:pStyle w:val="ListParagraph"/>
            <w:numPr>
              <w:numId w:val="3"/>
            </w:numPr>
            <w:ind w:left="0"/>
            <w:jc w:val="both"/>
          </w:pPr>
        </w:pPrChange>
      </w:pPr>
      <w:ins w:id="191" w:author="akutta" w:date="2011-12-14T19:34:00Z">
        <w:r>
          <w:rPr>
            <w:szCs w:val="28"/>
          </w:rPr>
          <w:t xml:space="preserve">A motor housing has been designed that contains the motor and gearbox which then attaches to </w:t>
        </w:r>
        <w:r w:rsidR="00510889">
          <w:rPr>
            <w:szCs w:val="28"/>
          </w:rPr>
          <w:t xml:space="preserve">the outer arm.  The design has not been prototyped yet as the initial design of the gearbox had changed to </w:t>
        </w:r>
      </w:ins>
      <w:ins w:id="192" w:author="akutta" w:date="2011-12-14T19:36:00Z">
        <w:r w:rsidR="00510889">
          <w:rPr>
            <w:szCs w:val="28"/>
          </w:rPr>
          <w:t>accommodate</w:t>
        </w:r>
      </w:ins>
      <w:ins w:id="193" w:author="akutta" w:date="2011-12-14T19:34:00Z">
        <w:r w:rsidR="00510889">
          <w:rPr>
            <w:szCs w:val="28"/>
          </w:rPr>
          <w:t xml:space="preserve"> the improvements.</w:t>
        </w:r>
      </w:ins>
      <w:ins w:id="194" w:author="akutta" w:date="2011-12-14T19:36:00Z">
        <w:r w:rsidR="00C07F2F">
          <w:rPr>
            <w:szCs w:val="28"/>
          </w:rPr>
          <w:t xml:space="preserve">  When finished with this semester, I plan to have the housing capable of being printed and </w:t>
        </w:r>
      </w:ins>
      <w:ins w:id="195" w:author="akutta" w:date="2011-12-14T19:37:00Z">
        <w:r w:rsidR="00C07F2F">
          <w:rPr>
            <w:szCs w:val="28"/>
          </w:rPr>
          <w:t>accommodate</w:t>
        </w:r>
      </w:ins>
      <w:ins w:id="196" w:author="akutta" w:date="2011-12-14T19:36:00Z">
        <w:r w:rsidR="00C07F2F">
          <w:rPr>
            <w:szCs w:val="28"/>
          </w:rPr>
          <w:t xml:space="preserve"> the new gearbox design.</w:t>
        </w:r>
      </w:ins>
      <w:ins w:id="197" w:author="akutta" w:date="2011-12-14T19:39:00Z">
        <w:r w:rsidR="006C79F0">
          <w:rPr>
            <w:szCs w:val="28"/>
          </w:rPr>
          <w:t xml:space="preserve">  The purpose of the motor housing is to </w:t>
        </w:r>
      </w:ins>
      <w:ins w:id="198" w:author="akutta" w:date="2011-12-14T19:40:00Z">
        <w:r w:rsidR="006C79F0">
          <w:rPr>
            <w:szCs w:val="28"/>
          </w:rPr>
          <w:t>secure the motor to the screw and outer arm</w:t>
        </w:r>
        <w:r w:rsidR="00C451FC">
          <w:rPr>
            <w:szCs w:val="28"/>
          </w:rPr>
          <w:t>.  The motor itself will be a large portion of the overall leg segments weight.  As a result the main pivot point on the leg should be as close to the center of gravity as possible</w:t>
        </w:r>
      </w:ins>
      <w:ins w:id="199" w:author="akutta" w:date="2011-12-14T19:42:00Z">
        <w:r w:rsidR="00A31F18">
          <w:rPr>
            <w:szCs w:val="28"/>
          </w:rPr>
          <w:t xml:space="preserve"> to allow efficient movement of each segment</w:t>
        </w:r>
      </w:ins>
      <w:ins w:id="200" w:author="akutta" w:date="2011-12-14T19:40:00Z">
        <w:r w:rsidR="00C451FC">
          <w:rPr>
            <w:szCs w:val="28"/>
          </w:rPr>
          <w:t xml:space="preserve">.  </w:t>
        </w:r>
      </w:ins>
      <w:ins w:id="201" w:author="akutta" w:date="2011-12-14T19:39:00Z">
        <w:r w:rsidR="006C79F0">
          <w:rPr>
            <w:szCs w:val="28"/>
          </w:rPr>
          <w:t xml:space="preserve"> </w:t>
        </w:r>
      </w:ins>
      <w:ins w:id="202" w:author="akutta" w:date="2011-12-14T19:42:00Z">
        <w:r w:rsidR="009E0D52">
          <w:rPr>
            <w:szCs w:val="28"/>
          </w:rPr>
          <w:t xml:space="preserve">A servo used to change the angle of a segment relative to the driving leg segment will attach to a secondary pivot that does not currently have a fixed location.  </w:t>
        </w:r>
      </w:ins>
      <w:ins w:id="203" w:author="akutta" w:date="2011-12-14T19:44:00Z">
        <w:r w:rsidR="003A04E9">
          <w:rPr>
            <w:szCs w:val="28"/>
          </w:rPr>
          <w:t>A desired location should be determined through experimentation of usin</w:t>
        </w:r>
        <w:r w:rsidR="00A10A3E">
          <w:rPr>
            <w:szCs w:val="28"/>
          </w:rPr>
          <w:t>g a full leg with three leg seg</w:t>
        </w:r>
        <w:r w:rsidR="003A04E9">
          <w:rPr>
            <w:szCs w:val="28"/>
          </w:rPr>
          <w:t>ments properly attached to each other.</w:t>
        </w:r>
      </w:ins>
    </w:p>
    <w:p w14:paraId="57BF6FF2" w14:textId="77777777" w:rsidR="001C1A34" w:rsidRPr="001C1A34" w:rsidRDefault="001C1A34" w:rsidP="001C1A34">
      <w:pPr>
        <w:pStyle w:val="ListParagraph"/>
        <w:jc w:val="both"/>
        <w:rPr>
          <w:szCs w:val="28"/>
          <w:rPrChange w:id="204" w:author="akutta" w:date="2011-12-14T18:00:00Z">
            <w:rPr>
              <w:sz w:val="28"/>
              <w:szCs w:val="28"/>
            </w:rPr>
          </w:rPrChange>
        </w:rPr>
        <w:pPrChange w:id="205" w:author="akutta" w:date="2011-12-14T18:00:00Z">
          <w:pPr>
            <w:pStyle w:val="ListParagraph"/>
            <w:numPr>
              <w:numId w:val="3"/>
            </w:numPr>
            <w:ind w:left="0"/>
            <w:jc w:val="both"/>
          </w:pPr>
        </w:pPrChange>
      </w:pPr>
    </w:p>
    <w:p w14:paraId="66368D4C" w14:textId="77777777" w:rsidR="008510E5" w:rsidRDefault="008510E5" w:rsidP="008510E5">
      <w:pPr>
        <w:pStyle w:val="ListParagraph"/>
        <w:numPr>
          <w:ilvl w:val="0"/>
          <w:numId w:val="3"/>
        </w:numPr>
        <w:ind w:left="0" w:firstLine="0"/>
        <w:jc w:val="both"/>
        <w:rPr>
          <w:ins w:id="206" w:author="akutta" w:date="2011-12-14T19:37:00Z"/>
          <w:sz w:val="28"/>
          <w:szCs w:val="28"/>
        </w:rPr>
      </w:pPr>
      <w:r w:rsidRPr="008510E5">
        <w:rPr>
          <w:sz w:val="28"/>
          <w:szCs w:val="28"/>
        </w:rPr>
        <w:t>Summary</w:t>
      </w:r>
    </w:p>
    <w:p w14:paraId="0B6FA098" w14:textId="52368000" w:rsidR="00C07F2F" w:rsidRDefault="006C79F0" w:rsidP="006C79F0">
      <w:pPr>
        <w:pStyle w:val="ListParagraph"/>
        <w:ind w:firstLine="720"/>
        <w:jc w:val="both"/>
        <w:rPr>
          <w:ins w:id="207" w:author="akutta" w:date="2011-12-14T19:56:00Z"/>
          <w:szCs w:val="28"/>
        </w:rPr>
        <w:pPrChange w:id="208" w:author="akutta" w:date="2011-12-14T19:38:00Z">
          <w:pPr>
            <w:pStyle w:val="ListParagraph"/>
            <w:numPr>
              <w:numId w:val="3"/>
            </w:numPr>
            <w:ind w:left="0"/>
            <w:jc w:val="both"/>
          </w:pPr>
        </w:pPrChange>
      </w:pPr>
      <w:ins w:id="209" w:author="akutta" w:date="2011-12-14T19:37:00Z">
        <w:r>
          <w:rPr>
            <w:szCs w:val="28"/>
          </w:rPr>
          <w:t xml:space="preserve">The current status of the robot once the Fall semester of 2011 is completed is that </w:t>
        </w:r>
      </w:ins>
      <w:ins w:id="210" w:author="akutta" w:date="2011-12-14T19:38:00Z">
        <w:r>
          <w:rPr>
            <w:szCs w:val="28"/>
          </w:rPr>
          <w:t xml:space="preserve">there is a good basis of how a single leg segment will be </w:t>
        </w:r>
        <w:r>
          <w:rPr>
            <w:szCs w:val="28"/>
          </w:rPr>
          <w:lastRenderedPageBreak/>
          <w:t xml:space="preserve">printed.  The motor housing will be updated to </w:t>
        </w:r>
      </w:ins>
      <w:ins w:id="211" w:author="akutta" w:date="2011-12-14T19:39:00Z">
        <w:r>
          <w:rPr>
            <w:szCs w:val="28"/>
          </w:rPr>
          <w:t>accommodate</w:t>
        </w:r>
      </w:ins>
      <w:ins w:id="212" w:author="akutta" w:date="2011-12-14T19:38:00Z">
        <w:r>
          <w:rPr>
            <w:szCs w:val="28"/>
          </w:rPr>
          <w:t xml:space="preserve"> </w:t>
        </w:r>
      </w:ins>
      <w:ins w:id="213" w:author="akutta" w:date="2011-12-14T19:39:00Z">
        <w:r>
          <w:rPr>
            <w:szCs w:val="28"/>
          </w:rPr>
          <w:t>the new gearbox footprint</w:t>
        </w:r>
      </w:ins>
      <w:ins w:id="214" w:author="akutta" w:date="2011-12-14T19:41:00Z">
        <w:r w:rsidR="00C451FC">
          <w:rPr>
            <w:szCs w:val="28"/>
          </w:rPr>
          <w:t xml:space="preserve"> and additional length from the adaptor</w:t>
        </w:r>
      </w:ins>
      <w:ins w:id="215" w:author="akutta" w:date="2011-12-14T19:39:00Z">
        <w:r>
          <w:rPr>
            <w:szCs w:val="28"/>
          </w:rPr>
          <w:t>.</w:t>
        </w:r>
      </w:ins>
      <w:ins w:id="216" w:author="akutta" w:date="2011-12-14T19:44:00Z">
        <w:r w:rsidR="0081627C">
          <w:rPr>
            <w:szCs w:val="28"/>
          </w:rPr>
          <w:t xml:space="preserve">  At the other end, where the inner leg </w:t>
        </w:r>
      </w:ins>
      <w:ins w:id="217" w:author="akutta" w:date="2011-12-14T19:45:00Z">
        <w:r w:rsidR="0081627C">
          <w:rPr>
            <w:szCs w:val="28"/>
          </w:rPr>
          <w:t>protrudes</w:t>
        </w:r>
      </w:ins>
      <w:ins w:id="218" w:author="akutta" w:date="2011-12-14T19:44:00Z">
        <w:r w:rsidR="0081627C">
          <w:rPr>
            <w:szCs w:val="28"/>
          </w:rPr>
          <w:t xml:space="preserve"> </w:t>
        </w:r>
      </w:ins>
      <w:ins w:id="219" w:author="akutta" w:date="2011-12-14T19:45:00Z">
        <w:r w:rsidR="0081627C">
          <w:rPr>
            <w:szCs w:val="28"/>
          </w:rPr>
          <w:t xml:space="preserve">from the outer leg, another housing has yet to be designed.  This housing will contain a high-torque servo that will bend the joint between two leg segments.  It will also attach to the main pivot point being built into the motor housing.  </w:t>
        </w:r>
      </w:ins>
      <w:ins w:id="220" w:author="akutta" w:date="2011-12-14T19:46:00Z">
        <w:r w:rsidR="00150BBD">
          <w:rPr>
            <w:szCs w:val="28"/>
          </w:rPr>
          <w:t>Once this has</w:t>
        </w:r>
        <w:r w:rsidR="00640A8F">
          <w:rPr>
            <w:szCs w:val="28"/>
          </w:rPr>
          <w:t xml:space="preserve"> been designed and printed, </w:t>
        </w:r>
      </w:ins>
      <w:ins w:id="221" w:author="akutta" w:date="2011-12-14T19:47:00Z">
        <w:r w:rsidR="00640A8F">
          <w:rPr>
            <w:szCs w:val="28"/>
          </w:rPr>
          <w:t xml:space="preserve">the leg design should be complete.  </w:t>
        </w:r>
        <w:r w:rsidR="00DC11A7">
          <w:rPr>
            <w:szCs w:val="28"/>
          </w:rPr>
          <w:t xml:space="preserve">The motor housing has not been tested.  As such modifications to it may need to be made. </w:t>
        </w:r>
      </w:ins>
      <w:ins w:id="222" w:author="akutta" w:date="2011-12-14T19:48:00Z">
        <w:r w:rsidR="009B39EF">
          <w:rPr>
            <w:szCs w:val="28"/>
          </w:rPr>
          <w:t xml:space="preserve">  </w:t>
        </w:r>
      </w:ins>
      <w:ins w:id="223" w:author="akutta" w:date="2011-12-14T20:13:00Z">
        <w:r w:rsidR="008F46C6">
          <w:rPr>
            <w:szCs w:val="28"/>
          </w:rPr>
          <w:t>Reference figures 1 through 5 to view what current design of the leg segment is.</w:t>
        </w:r>
      </w:ins>
      <w:bookmarkStart w:id="224" w:name="_GoBack"/>
      <w:bookmarkEnd w:id="224"/>
    </w:p>
    <w:p w14:paraId="2D79620D" w14:textId="77777777" w:rsidR="00CD285B" w:rsidRDefault="00CD285B" w:rsidP="006C79F0">
      <w:pPr>
        <w:pStyle w:val="ListParagraph"/>
        <w:ind w:firstLine="720"/>
        <w:jc w:val="both"/>
        <w:rPr>
          <w:ins w:id="225" w:author="akutta" w:date="2011-12-14T20:12:00Z"/>
          <w:szCs w:val="28"/>
        </w:rPr>
        <w:pPrChange w:id="226" w:author="akutta" w:date="2011-12-14T19:38:00Z">
          <w:pPr>
            <w:pStyle w:val="ListParagraph"/>
            <w:numPr>
              <w:numId w:val="3"/>
            </w:numPr>
            <w:ind w:left="0"/>
            <w:jc w:val="both"/>
          </w:pPr>
        </w:pPrChange>
      </w:pPr>
    </w:p>
    <w:p w14:paraId="7D9C47E7" w14:textId="77777777" w:rsidR="00933C74" w:rsidRDefault="00933C74" w:rsidP="006C79F0">
      <w:pPr>
        <w:pStyle w:val="ListParagraph"/>
        <w:ind w:firstLine="720"/>
        <w:jc w:val="both"/>
        <w:rPr>
          <w:ins w:id="227" w:author="akutta" w:date="2011-12-14T20:12:00Z"/>
          <w:szCs w:val="28"/>
        </w:rPr>
        <w:pPrChange w:id="228" w:author="akutta" w:date="2011-12-14T19:38:00Z">
          <w:pPr>
            <w:pStyle w:val="ListParagraph"/>
            <w:numPr>
              <w:numId w:val="3"/>
            </w:numPr>
            <w:ind w:left="0"/>
            <w:jc w:val="both"/>
          </w:pPr>
        </w:pPrChange>
      </w:pPr>
    </w:p>
    <w:p w14:paraId="6F7F5F3A" w14:textId="04752D15" w:rsidR="00933C74" w:rsidRDefault="00933C74">
      <w:pPr>
        <w:rPr>
          <w:ins w:id="229" w:author="akutta" w:date="2011-12-14T20:12:00Z"/>
          <w:szCs w:val="28"/>
        </w:rPr>
      </w:pPr>
      <w:ins w:id="230" w:author="akutta" w:date="2011-12-14T20:12:00Z">
        <w:r>
          <w:rPr>
            <w:szCs w:val="28"/>
          </w:rPr>
          <w:br w:type="page"/>
        </w:r>
      </w:ins>
    </w:p>
    <w:p w14:paraId="1E4F3F98" w14:textId="77777777" w:rsidR="00933C74" w:rsidRDefault="00933C74" w:rsidP="006C79F0">
      <w:pPr>
        <w:pStyle w:val="ListParagraph"/>
        <w:ind w:firstLine="720"/>
        <w:jc w:val="both"/>
        <w:rPr>
          <w:ins w:id="231" w:author="akutta" w:date="2011-12-14T19:56:00Z"/>
          <w:szCs w:val="28"/>
        </w:rPr>
        <w:pPrChange w:id="232" w:author="akutta" w:date="2011-12-14T19:38:00Z">
          <w:pPr>
            <w:pStyle w:val="ListParagraph"/>
            <w:numPr>
              <w:numId w:val="3"/>
            </w:numPr>
            <w:ind w:left="0"/>
            <w:jc w:val="both"/>
          </w:pPr>
        </w:pPrChange>
      </w:pPr>
    </w:p>
    <w:p w14:paraId="24B36750" w14:textId="77777777" w:rsidR="00CD285B" w:rsidRDefault="00CD285B" w:rsidP="006C79F0">
      <w:pPr>
        <w:pStyle w:val="ListParagraph"/>
        <w:ind w:firstLine="720"/>
        <w:jc w:val="both"/>
        <w:rPr>
          <w:ins w:id="233" w:author="akutta" w:date="2011-12-14T19:56:00Z"/>
          <w:szCs w:val="28"/>
        </w:rPr>
        <w:pPrChange w:id="234" w:author="akutta" w:date="2011-12-14T19:38:00Z">
          <w:pPr>
            <w:pStyle w:val="ListParagraph"/>
            <w:numPr>
              <w:numId w:val="3"/>
            </w:numPr>
            <w:ind w:left="0"/>
            <w:jc w:val="both"/>
          </w:pPr>
        </w:pPrChange>
      </w:pPr>
    </w:p>
    <w:p w14:paraId="118F32B2" w14:textId="040D8F51" w:rsidR="00CD285B" w:rsidRPr="00AD54DC" w:rsidRDefault="00AD54DC" w:rsidP="00AD54DC">
      <w:pPr>
        <w:jc w:val="center"/>
        <w:rPr>
          <w:ins w:id="235" w:author="akutta" w:date="2011-12-14T19:56:00Z"/>
          <w:szCs w:val="28"/>
        </w:rPr>
        <w:pPrChange w:id="236" w:author="akutta" w:date="2011-12-14T20:11:00Z">
          <w:pPr>
            <w:pStyle w:val="ListParagraph"/>
            <w:numPr>
              <w:numId w:val="3"/>
            </w:numPr>
            <w:ind w:left="0"/>
            <w:jc w:val="both"/>
          </w:pPr>
        </w:pPrChange>
      </w:pPr>
      <w:ins w:id="237" w:author="akutta" w:date="2011-12-14T20:10:00Z">
        <w:r>
          <w:rPr>
            <w:noProof/>
          </w:rPr>
          <w:drawing>
            <wp:inline distT="0" distB="0" distL="0" distR="0" wp14:anchorId="24403CE2" wp14:editId="5A6A9833">
              <wp:extent cx="5473700" cy="1485900"/>
              <wp:effectExtent l="0" t="0" r="0" b="0"/>
              <wp:docPr id="4" name="Picture 4" descr="Macintosh HD:Users:akutta:Dropbox:Hexapod Research:Overall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kutta:Dropbox:Hexapod Research:OverallAssembl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1485900"/>
                      </a:xfrm>
                      <a:prstGeom prst="rect">
                        <a:avLst/>
                      </a:prstGeom>
                      <a:noFill/>
                      <a:ln>
                        <a:noFill/>
                      </a:ln>
                    </pic:spPr>
                  </pic:pic>
                </a:graphicData>
              </a:graphic>
            </wp:inline>
          </w:drawing>
        </w:r>
      </w:ins>
    </w:p>
    <w:p w14:paraId="3D9886D8" w14:textId="6FB4A9DB" w:rsidR="00CD285B" w:rsidRPr="0057665D" w:rsidRDefault="00893524" w:rsidP="00893524">
      <w:pPr>
        <w:rPr>
          <w:ins w:id="238" w:author="akutta" w:date="2011-12-14T20:11:00Z"/>
          <w:sz w:val="28"/>
          <w:szCs w:val="28"/>
          <w:rPrChange w:id="239" w:author="akutta" w:date="2011-12-14T20:12:00Z">
            <w:rPr>
              <w:ins w:id="240" w:author="akutta" w:date="2011-12-14T20:11:00Z"/>
              <w:szCs w:val="28"/>
            </w:rPr>
          </w:rPrChange>
        </w:rPr>
        <w:pPrChange w:id="241" w:author="akutta" w:date="2011-12-14T20:11:00Z">
          <w:pPr>
            <w:pStyle w:val="ListParagraph"/>
            <w:numPr>
              <w:numId w:val="3"/>
            </w:numPr>
            <w:ind w:left="0"/>
            <w:jc w:val="both"/>
          </w:pPr>
        </w:pPrChange>
      </w:pPr>
      <w:ins w:id="242" w:author="akutta" w:date="2011-12-14T20:11:00Z">
        <w:r w:rsidRPr="0057665D">
          <w:rPr>
            <w:sz w:val="28"/>
            <w:szCs w:val="28"/>
            <w:rPrChange w:id="243" w:author="akutta" w:date="2011-12-14T20:12:00Z">
              <w:rPr>
                <w:szCs w:val="28"/>
              </w:rPr>
            </w:rPrChange>
          </w:rPr>
          <w:t>Figure 1.  Current Iteration of Leg Segment</w:t>
        </w:r>
      </w:ins>
    </w:p>
    <w:p w14:paraId="6A19829D" w14:textId="77777777" w:rsidR="00893524" w:rsidRDefault="00893524" w:rsidP="00893524">
      <w:pPr>
        <w:rPr>
          <w:ins w:id="244" w:author="akutta" w:date="2011-12-14T20:11:00Z"/>
          <w:szCs w:val="28"/>
        </w:rPr>
        <w:pPrChange w:id="245" w:author="akutta" w:date="2011-12-14T20:11:00Z">
          <w:pPr>
            <w:pStyle w:val="ListParagraph"/>
            <w:numPr>
              <w:numId w:val="3"/>
            </w:numPr>
            <w:ind w:left="0"/>
            <w:jc w:val="both"/>
          </w:pPr>
        </w:pPrChange>
      </w:pPr>
    </w:p>
    <w:p w14:paraId="534C00B1" w14:textId="7E60A76E" w:rsidR="00893524" w:rsidRPr="00893524" w:rsidRDefault="00893524" w:rsidP="00893524">
      <w:pPr>
        <w:rPr>
          <w:ins w:id="246" w:author="akutta" w:date="2011-12-14T19:56:00Z"/>
          <w:szCs w:val="28"/>
        </w:rPr>
        <w:pPrChange w:id="247" w:author="akutta" w:date="2011-12-14T20:11:00Z">
          <w:pPr>
            <w:pStyle w:val="ListParagraph"/>
            <w:numPr>
              <w:numId w:val="3"/>
            </w:numPr>
            <w:ind w:left="0"/>
            <w:jc w:val="both"/>
          </w:pPr>
        </w:pPrChange>
      </w:pPr>
      <w:ins w:id="248" w:author="akutta" w:date="2011-12-14T20:11:00Z">
        <w:r>
          <w:rPr>
            <w:noProof/>
            <w:szCs w:val="28"/>
          </w:rPr>
          <w:drawing>
            <wp:inline distT="0" distB="0" distL="0" distR="0" wp14:anchorId="547FA8E9" wp14:editId="732F7321">
              <wp:extent cx="5486400" cy="1549400"/>
              <wp:effectExtent l="0" t="0" r="0" b="0"/>
              <wp:docPr id="5" name="Picture 5" descr="Macintosh HD:Users:akutta:Dropbox:Hexapod Research:OverallAssembly_Cut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kutta:Dropbox:Hexapod Research:OverallAssembly_Cutawa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549400"/>
                      </a:xfrm>
                      <a:prstGeom prst="rect">
                        <a:avLst/>
                      </a:prstGeom>
                      <a:noFill/>
                      <a:ln>
                        <a:noFill/>
                      </a:ln>
                    </pic:spPr>
                  </pic:pic>
                </a:graphicData>
              </a:graphic>
            </wp:inline>
          </w:drawing>
        </w:r>
      </w:ins>
    </w:p>
    <w:p w14:paraId="1F79DE71" w14:textId="04DBDEE8" w:rsidR="00CD285B" w:rsidRPr="0057665D" w:rsidRDefault="00893524" w:rsidP="00893524">
      <w:pPr>
        <w:rPr>
          <w:ins w:id="249" w:author="akutta" w:date="2011-12-14T20:11:00Z"/>
          <w:sz w:val="28"/>
          <w:szCs w:val="28"/>
          <w:rPrChange w:id="250" w:author="akutta" w:date="2011-12-14T20:12:00Z">
            <w:rPr>
              <w:ins w:id="251" w:author="akutta" w:date="2011-12-14T20:11:00Z"/>
              <w:szCs w:val="28"/>
            </w:rPr>
          </w:rPrChange>
        </w:rPr>
        <w:pPrChange w:id="252" w:author="akutta" w:date="2011-12-14T20:11:00Z">
          <w:pPr>
            <w:pStyle w:val="ListParagraph"/>
            <w:numPr>
              <w:numId w:val="3"/>
            </w:numPr>
            <w:ind w:left="0"/>
            <w:jc w:val="both"/>
          </w:pPr>
        </w:pPrChange>
      </w:pPr>
      <w:ins w:id="253" w:author="akutta" w:date="2011-12-14T20:11:00Z">
        <w:r w:rsidRPr="0057665D">
          <w:rPr>
            <w:sz w:val="28"/>
            <w:szCs w:val="28"/>
            <w:rPrChange w:id="254" w:author="akutta" w:date="2011-12-14T20:12:00Z">
              <w:rPr>
                <w:szCs w:val="28"/>
              </w:rPr>
            </w:rPrChange>
          </w:rPr>
          <w:t>Figure 2. Current Iteration of Leg Segment with Cutaway</w:t>
        </w:r>
      </w:ins>
    </w:p>
    <w:p w14:paraId="69600CFC" w14:textId="77777777" w:rsidR="00893524" w:rsidRDefault="00893524" w:rsidP="00AD54DC">
      <w:pPr>
        <w:pStyle w:val="ListParagraph"/>
        <w:ind w:firstLine="720"/>
        <w:jc w:val="center"/>
        <w:rPr>
          <w:ins w:id="255" w:author="akutta" w:date="2011-12-14T19:37:00Z"/>
          <w:szCs w:val="28"/>
        </w:rPr>
        <w:pPrChange w:id="256" w:author="akutta" w:date="2011-12-14T20:11:00Z">
          <w:pPr>
            <w:pStyle w:val="ListParagraph"/>
            <w:numPr>
              <w:numId w:val="3"/>
            </w:numPr>
            <w:ind w:left="0"/>
            <w:jc w:val="both"/>
          </w:pPr>
        </w:pPrChange>
      </w:pPr>
    </w:p>
    <w:p w14:paraId="5C4C8DDA" w14:textId="77777777" w:rsidR="005730A1" w:rsidRPr="00AD54DC" w:rsidRDefault="00CD285B" w:rsidP="00AD54DC">
      <w:pPr>
        <w:jc w:val="center"/>
        <w:rPr>
          <w:ins w:id="257" w:author="akutta" w:date="2011-12-14T19:58:00Z"/>
          <w:szCs w:val="28"/>
        </w:rPr>
        <w:pPrChange w:id="258" w:author="akutta" w:date="2011-12-14T20:11:00Z">
          <w:pPr>
            <w:pStyle w:val="ListParagraph"/>
            <w:numPr>
              <w:numId w:val="3"/>
            </w:numPr>
            <w:ind w:left="0"/>
            <w:jc w:val="both"/>
          </w:pPr>
        </w:pPrChange>
      </w:pPr>
      <w:ins w:id="259" w:author="akutta" w:date="2011-12-14T19:56:00Z">
        <w:r>
          <w:rPr>
            <w:noProof/>
          </w:rPr>
          <w:drawing>
            <wp:inline distT="0" distB="0" distL="0" distR="0" wp14:anchorId="5C36D2A2" wp14:editId="638AC56C">
              <wp:extent cx="5143500" cy="2876064"/>
              <wp:effectExtent l="0" t="0" r="0" b="0"/>
              <wp:docPr id="3" name="Picture 3" descr="Macintosh HD:Users:akutta:Dropbox:Hexapod Research:LegSegment_No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kutta:Dropbox:Hexapod Research:LegSegment_NoHou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2876064"/>
                      </a:xfrm>
                      <a:prstGeom prst="rect">
                        <a:avLst/>
                      </a:prstGeom>
                      <a:noFill/>
                      <a:ln>
                        <a:noFill/>
                      </a:ln>
                    </pic:spPr>
                  </pic:pic>
                </a:graphicData>
              </a:graphic>
            </wp:inline>
          </w:drawing>
        </w:r>
      </w:ins>
    </w:p>
    <w:p w14:paraId="128AE627" w14:textId="173FBE97" w:rsidR="00513817" w:rsidRPr="00513817" w:rsidRDefault="00513817" w:rsidP="00AD54DC">
      <w:pPr>
        <w:jc w:val="center"/>
        <w:rPr>
          <w:ins w:id="260" w:author="akutta" w:date="2011-12-14T19:56:00Z"/>
          <w:sz w:val="28"/>
          <w:szCs w:val="28"/>
          <w:rPrChange w:id="261" w:author="akutta" w:date="2011-12-14T19:58:00Z">
            <w:rPr>
              <w:ins w:id="262" w:author="akutta" w:date="2011-12-14T19:56:00Z"/>
              <w:szCs w:val="28"/>
            </w:rPr>
          </w:rPrChange>
        </w:rPr>
        <w:pPrChange w:id="263" w:author="akutta" w:date="2011-12-14T20:11:00Z">
          <w:pPr>
            <w:pStyle w:val="ListParagraph"/>
            <w:numPr>
              <w:numId w:val="3"/>
            </w:numPr>
            <w:ind w:left="0"/>
            <w:jc w:val="both"/>
          </w:pPr>
        </w:pPrChange>
      </w:pPr>
      <w:ins w:id="264" w:author="akutta" w:date="2011-12-14T19:58:00Z">
        <w:r>
          <w:rPr>
            <w:sz w:val="28"/>
            <w:szCs w:val="28"/>
          </w:rPr>
          <w:t xml:space="preserve">Figure </w:t>
        </w:r>
      </w:ins>
      <w:ins w:id="265" w:author="akutta" w:date="2011-12-14T20:10:00Z">
        <w:r w:rsidR="004209F0">
          <w:rPr>
            <w:sz w:val="28"/>
            <w:szCs w:val="28"/>
          </w:rPr>
          <w:t>3</w:t>
        </w:r>
      </w:ins>
      <w:ins w:id="266" w:author="akutta" w:date="2011-12-14T19:58:00Z">
        <w:r>
          <w:rPr>
            <w:sz w:val="28"/>
            <w:szCs w:val="28"/>
          </w:rPr>
          <w:t xml:space="preserve">.  </w:t>
        </w:r>
      </w:ins>
      <w:ins w:id="267" w:author="akutta" w:date="2011-12-14T19:59:00Z">
        <w:r>
          <w:rPr>
            <w:sz w:val="28"/>
            <w:szCs w:val="28"/>
          </w:rPr>
          <w:t>Perspective view of leg segment.  Motor Housing not visible</w:t>
        </w:r>
      </w:ins>
    </w:p>
    <w:p w14:paraId="322050D0" w14:textId="7FEAC872" w:rsidR="006C79F0" w:rsidRPr="00AD54DC" w:rsidRDefault="00CD285B" w:rsidP="00AD54DC">
      <w:pPr>
        <w:jc w:val="center"/>
        <w:rPr>
          <w:ins w:id="268" w:author="akutta" w:date="2011-12-14T19:37:00Z"/>
          <w:szCs w:val="28"/>
          <w:rPrChange w:id="269" w:author="akutta" w:date="2011-12-14T20:10:00Z">
            <w:rPr>
              <w:ins w:id="270" w:author="akutta" w:date="2011-12-14T19:37:00Z"/>
              <w:sz w:val="28"/>
              <w:szCs w:val="28"/>
            </w:rPr>
          </w:rPrChange>
        </w:rPr>
        <w:pPrChange w:id="271" w:author="akutta" w:date="2011-12-14T20:11:00Z">
          <w:pPr>
            <w:pStyle w:val="ListParagraph"/>
            <w:numPr>
              <w:numId w:val="3"/>
            </w:numPr>
            <w:ind w:left="0"/>
            <w:jc w:val="both"/>
          </w:pPr>
        </w:pPrChange>
      </w:pPr>
      <w:ins w:id="272" w:author="akutta" w:date="2011-12-14T19:56:00Z">
        <w:r>
          <w:rPr>
            <w:noProof/>
          </w:rPr>
          <w:lastRenderedPageBreak/>
          <w:drawing>
            <wp:inline distT="0" distB="0" distL="0" distR="0" wp14:anchorId="3A3C7AFF" wp14:editId="1D6AFF2D">
              <wp:extent cx="5143500" cy="2804459"/>
              <wp:effectExtent l="0" t="0" r="0" b="0"/>
              <wp:docPr id="2" name="Picture 2" descr="Macintosh HD:Users:akutta:Dropbox:Hexapod Research:LegSegment_NoHousing_Cutaway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kutta:Dropbox:Hexapod Research:LegSegment_NoHousing_CutawayT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214" cy="2804848"/>
                      </a:xfrm>
                      <a:prstGeom prst="rect">
                        <a:avLst/>
                      </a:prstGeom>
                      <a:noFill/>
                      <a:ln>
                        <a:noFill/>
                      </a:ln>
                    </pic:spPr>
                  </pic:pic>
                </a:graphicData>
              </a:graphic>
            </wp:inline>
          </w:drawing>
        </w:r>
      </w:ins>
    </w:p>
    <w:p w14:paraId="6D18BEF6" w14:textId="25E1C99B" w:rsidR="005730A1" w:rsidRPr="00AD54DC" w:rsidRDefault="005730A1" w:rsidP="00AD54DC">
      <w:pPr>
        <w:jc w:val="center"/>
        <w:rPr>
          <w:ins w:id="273" w:author="akutta" w:date="2011-12-14T19:56:00Z"/>
          <w:sz w:val="28"/>
          <w:szCs w:val="28"/>
          <w:rPrChange w:id="274" w:author="akutta" w:date="2011-12-14T20:11:00Z">
            <w:rPr>
              <w:ins w:id="275" w:author="akutta" w:date="2011-12-14T19:56:00Z"/>
            </w:rPr>
          </w:rPrChange>
        </w:rPr>
        <w:pPrChange w:id="276" w:author="akutta" w:date="2011-12-14T20:11:00Z">
          <w:pPr>
            <w:pStyle w:val="ListParagraph"/>
            <w:numPr>
              <w:numId w:val="3"/>
            </w:numPr>
            <w:ind w:left="0"/>
            <w:jc w:val="both"/>
          </w:pPr>
        </w:pPrChange>
      </w:pPr>
      <w:ins w:id="277" w:author="akutta" w:date="2011-12-14T19:56:00Z">
        <w:r w:rsidRPr="00AD54DC">
          <w:rPr>
            <w:sz w:val="28"/>
            <w:szCs w:val="28"/>
            <w:rPrChange w:id="278" w:author="akutta" w:date="2011-12-14T20:11:00Z">
              <w:rPr/>
            </w:rPrChange>
          </w:rPr>
          <w:t xml:space="preserve">Figure </w:t>
        </w:r>
      </w:ins>
      <w:ins w:id="279" w:author="akutta" w:date="2011-12-14T20:10:00Z">
        <w:r w:rsidR="004209F0" w:rsidRPr="00AD54DC">
          <w:rPr>
            <w:sz w:val="28"/>
            <w:szCs w:val="28"/>
            <w:rPrChange w:id="280" w:author="akutta" w:date="2011-12-14T20:11:00Z">
              <w:rPr/>
            </w:rPrChange>
          </w:rPr>
          <w:t>4</w:t>
        </w:r>
      </w:ins>
      <w:ins w:id="281" w:author="akutta" w:date="2011-12-14T19:56:00Z">
        <w:r w:rsidRPr="00AD54DC">
          <w:rPr>
            <w:sz w:val="28"/>
            <w:szCs w:val="28"/>
            <w:rPrChange w:id="282" w:author="akutta" w:date="2011-12-14T20:11:00Z">
              <w:rPr/>
            </w:rPrChange>
          </w:rPr>
          <w:t xml:space="preserve">.  </w:t>
        </w:r>
      </w:ins>
      <w:ins w:id="283" w:author="akutta" w:date="2011-12-14T19:57:00Z">
        <w:r w:rsidRPr="00AD54DC">
          <w:rPr>
            <w:sz w:val="28"/>
            <w:szCs w:val="28"/>
            <w:rPrChange w:id="284" w:author="akutta" w:date="2011-12-14T20:11:00Z">
              <w:rPr/>
            </w:rPrChange>
          </w:rPr>
          <w:t>Cut-away from top of leg segment</w:t>
        </w:r>
      </w:ins>
    </w:p>
    <w:p w14:paraId="6962E5D1" w14:textId="77777777" w:rsidR="005730A1" w:rsidRDefault="005730A1" w:rsidP="00AD54DC">
      <w:pPr>
        <w:pStyle w:val="ListParagraph"/>
        <w:jc w:val="center"/>
        <w:rPr>
          <w:ins w:id="285" w:author="akutta" w:date="2011-12-14T19:56:00Z"/>
          <w:sz w:val="28"/>
          <w:szCs w:val="28"/>
        </w:rPr>
        <w:pPrChange w:id="286" w:author="akutta" w:date="2011-12-14T20:11:00Z">
          <w:pPr>
            <w:pStyle w:val="ListParagraph"/>
            <w:numPr>
              <w:numId w:val="3"/>
            </w:numPr>
            <w:ind w:left="0"/>
            <w:jc w:val="both"/>
          </w:pPr>
        </w:pPrChange>
      </w:pPr>
    </w:p>
    <w:p w14:paraId="5470A1F6" w14:textId="3DBBD646" w:rsidR="00C07F2F" w:rsidRPr="00AD54DC" w:rsidRDefault="00CD285B" w:rsidP="00AD54DC">
      <w:pPr>
        <w:jc w:val="center"/>
        <w:rPr>
          <w:ins w:id="287" w:author="akutta" w:date="2011-12-14T19:57:00Z"/>
          <w:sz w:val="28"/>
          <w:szCs w:val="28"/>
          <w:rPrChange w:id="288" w:author="akutta" w:date="2011-12-14T20:11:00Z">
            <w:rPr>
              <w:ins w:id="289" w:author="akutta" w:date="2011-12-14T19:57:00Z"/>
            </w:rPr>
          </w:rPrChange>
        </w:rPr>
        <w:pPrChange w:id="290" w:author="akutta" w:date="2011-12-14T20:11:00Z">
          <w:pPr>
            <w:pStyle w:val="ListParagraph"/>
            <w:numPr>
              <w:numId w:val="3"/>
            </w:numPr>
            <w:ind w:left="0"/>
            <w:jc w:val="both"/>
          </w:pPr>
        </w:pPrChange>
      </w:pPr>
      <w:ins w:id="291" w:author="akutta" w:date="2011-12-14T19:56:00Z">
        <w:r>
          <w:rPr>
            <w:noProof/>
          </w:rPr>
          <w:drawing>
            <wp:inline distT="0" distB="0" distL="0" distR="0" wp14:anchorId="78B45332" wp14:editId="6569F8C4">
              <wp:extent cx="5143500" cy="2928938"/>
              <wp:effectExtent l="0" t="0" r="0" b="0"/>
              <wp:docPr id="1" name="Picture 1" descr="Macintosh HD:Users:akutta:Dropbox:Hexapod Research:LegSegment_NoHousing_Cutaway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kutta:Dropbox:Hexapod Research:LegSegment_NoHousing_CutawaySi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928938"/>
                      </a:xfrm>
                      <a:prstGeom prst="rect">
                        <a:avLst/>
                      </a:prstGeom>
                      <a:noFill/>
                      <a:ln>
                        <a:noFill/>
                      </a:ln>
                    </pic:spPr>
                  </pic:pic>
                </a:graphicData>
              </a:graphic>
            </wp:inline>
          </w:drawing>
        </w:r>
      </w:ins>
    </w:p>
    <w:p w14:paraId="043060C4" w14:textId="3450EC56" w:rsidR="005730A1" w:rsidRPr="00AD54DC" w:rsidRDefault="005730A1" w:rsidP="00AD54DC">
      <w:pPr>
        <w:jc w:val="both"/>
        <w:rPr>
          <w:sz w:val="28"/>
          <w:szCs w:val="28"/>
          <w:rPrChange w:id="292" w:author="akutta" w:date="2011-12-14T20:11:00Z">
            <w:rPr/>
          </w:rPrChange>
        </w:rPr>
        <w:pPrChange w:id="293" w:author="akutta" w:date="2011-12-14T20:11:00Z">
          <w:pPr>
            <w:pStyle w:val="ListParagraph"/>
            <w:numPr>
              <w:numId w:val="3"/>
            </w:numPr>
            <w:ind w:left="0"/>
            <w:jc w:val="both"/>
          </w:pPr>
        </w:pPrChange>
      </w:pPr>
      <w:ins w:id="294" w:author="akutta" w:date="2011-12-14T19:57:00Z">
        <w:r w:rsidRPr="00AD54DC">
          <w:rPr>
            <w:sz w:val="28"/>
            <w:szCs w:val="28"/>
            <w:rPrChange w:id="295" w:author="akutta" w:date="2011-12-14T20:11:00Z">
              <w:rPr/>
            </w:rPrChange>
          </w:rPr>
          <w:t xml:space="preserve">Figure </w:t>
        </w:r>
      </w:ins>
      <w:ins w:id="296" w:author="akutta" w:date="2011-12-14T20:10:00Z">
        <w:r w:rsidR="004209F0" w:rsidRPr="00AD54DC">
          <w:rPr>
            <w:sz w:val="28"/>
            <w:szCs w:val="28"/>
            <w:rPrChange w:id="297" w:author="akutta" w:date="2011-12-14T20:11:00Z">
              <w:rPr/>
            </w:rPrChange>
          </w:rPr>
          <w:t>5</w:t>
        </w:r>
      </w:ins>
      <w:ins w:id="298" w:author="akutta" w:date="2011-12-14T19:57:00Z">
        <w:r w:rsidRPr="00AD54DC">
          <w:rPr>
            <w:sz w:val="28"/>
            <w:szCs w:val="28"/>
            <w:rPrChange w:id="299" w:author="akutta" w:date="2011-12-14T20:11:00Z">
              <w:rPr/>
            </w:rPrChange>
          </w:rPr>
          <w:t>.  Cut-away from side of leg segment</w:t>
        </w:r>
      </w:ins>
    </w:p>
    <w:sectPr w:rsidR="005730A1" w:rsidRPr="00AD54DC" w:rsidSect="00ED135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36396"/>
    <w:multiLevelType w:val="hybridMultilevel"/>
    <w:tmpl w:val="9C947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ADB485A"/>
    <w:multiLevelType w:val="hybridMultilevel"/>
    <w:tmpl w:val="C2026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CF67B5"/>
    <w:multiLevelType w:val="hybridMultilevel"/>
    <w:tmpl w:val="B70CD3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compat>
    <w:useFELayout/>
    <w:compatSetting w:name="compatibilityMode" w:uri="http://schemas.microsoft.com/office/word" w:val="12"/>
  </w:compat>
  <w:rsids>
    <w:rsidRoot w:val="0007148C"/>
    <w:rsid w:val="00023D51"/>
    <w:rsid w:val="0003681F"/>
    <w:rsid w:val="0007148C"/>
    <w:rsid w:val="000A0FFC"/>
    <w:rsid w:val="000B1188"/>
    <w:rsid w:val="00150BBD"/>
    <w:rsid w:val="001A4CFC"/>
    <w:rsid w:val="001B34D0"/>
    <w:rsid w:val="001C1A34"/>
    <w:rsid w:val="00203A8B"/>
    <w:rsid w:val="0024257E"/>
    <w:rsid w:val="00261B0C"/>
    <w:rsid w:val="00274EB8"/>
    <w:rsid w:val="00393CA8"/>
    <w:rsid w:val="003A04E9"/>
    <w:rsid w:val="003A1C7B"/>
    <w:rsid w:val="003E761C"/>
    <w:rsid w:val="004209F0"/>
    <w:rsid w:val="004C5F37"/>
    <w:rsid w:val="00510889"/>
    <w:rsid w:val="00513817"/>
    <w:rsid w:val="005151F0"/>
    <w:rsid w:val="00566E87"/>
    <w:rsid w:val="00572405"/>
    <w:rsid w:val="005730A1"/>
    <w:rsid w:val="0057665D"/>
    <w:rsid w:val="00582C80"/>
    <w:rsid w:val="005A5D13"/>
    <w:rsid w:val="005C02A0"/>
    <w:rsid w:val="00640A8F"/>
    <w:rsid w:val="006630B4"/>
    <w:rsid w:val="006639E5"/>
    <w:rsid w:val="006C79F0"/>
    <w:rsid w:val="0070419E"/>
    <w:rsid w:val="00704C3D"/>
    <w:rsid w:val="008129C4"/>
    <w:rsid w:val="0081627C"/>
    <w:rsid w:val="00837E97"/>
    <w:rsid w:val="008510E5"/>
    <w:rsid w:val="008736B4"/>
    <w:rsid w:val="00893524"/>
    <w:rsid w:val="008A4628"/>
    <w:rsid w:val="008F46C6"/>
    <w:rsid w:val="00933C74"/>
    <w:rsid w:val="00994753"/>
    <w:rsid w:val="00996973"/>
    <w:rsid w:val="009A36FC"/>
    <w:rsid w:val="009B39EF"/>
    <w:rsid w:val="009E0D52"/>
    <w:rsid w:val="009E2BDA"/>
    <w:rsid w:val="00A00DB9"/>
    <w:rsid w:val="00A10A3E"/>
    <w:rsid w:val="00A31F18"/>
    <w:rsid w:val="00A55EBB"/>
    <w:rsid w:val="00A973AF"/>
    <w:rsid w:val="00AD54DC"/>
    <w:rsid w:val="00BB02B1"/>
    <w:rsid w:val="00BE2604"/>
    <w:rsid w:val="00C07F2F"/>
    <w:rsid w:val="00C27673"/>
    <w:rsid w:val="00C34FE3"/>
    <w:rsid w:val="00C3636C"/>
    <w:rsid w:val="00C451FC"/>
    <w:rsid w:val="00C73E1C"/>
    <w:rsid w:val="00CC1718"/>
    <w:rsid w:val="00CD285B"/>
    <w:rsid w:val="00CE0213"/>
    <w:rsid w:val="00D2740D"/>
    <w:rsid w:val="00D306A9"/>
    <w:rsid w:val="00D94D3D"/>
    <w:rsid w:val="00DA13D0"/>
    <w:rsid w:val="00DA62BC"/>
    <w:rsid w:val="00DC11A7"/>
    <w:rsid w:val="00EA75E4"/>
    <w:rsid w:val="00EA7B7F"/>
    <w:rsid w:val="00EB1634"/>
    <w:rsid w:val="00ED0CA8"/>
    <w:rsid w:val="00ED1357"/>
    <w:rsid w:val="00EE70E6"/>
    <w:rsid w:val="00F50770"/>
    <w:rsid w:val="00F63432"/>
    <w:rsid w:val="00F655FC"/>
    <w:rsid w:val="00F7758A"/>
    <w:rsid w:val="00FD4C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9C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C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0E5"/>
    <w:pPr>
      <w:ind w:left="720"/>
      <w:contextualSpacing/>
    </w:pPr>
  </w:style>
  <w:style w:type="paragraph" w:styleId="BalloonText">
    <w:name w:val="Balloon Text"/>
    <w:basedOn w:val="Normal"/>
    <w:link w:val="BalloonTextChar"/>
    <w:uiPriority w:val="99"/>
    <w:semiHidden/>
    <w:unhideWhenUsed/>
    <w:rsid w:val="003A1C7B"/>
    <w:rPr>
      <w:rFonts w:ascii="Tahoma" w:hAnsi="Tahoma" w:cs="Tahoma"/>
      <w:sz w:val="16"/>
      <w:szCs w:val="16"/>
    </w:rPr>
  </w:style>
  <w:style w:type="character" w:customStyle="1" w:styleId="BalloonTextChar">
    <w:name w:val="Balloon Text Char"/>
    <w:basedOn w:val="DefaultParagraphFont"/>
    <w:link w:val="BalloonText"/>
    <w:uiPriority w:val="99"/>
    <w:semiHidden/>
    <w:rsid w:val="003A1C7B"/>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1649</Words>
  <Characters>9404</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akutta</dc:creator>
  <cp:keywords/>
  <dc:description/>
  <cp:lastModifiedBy>akutta</cp:lastModifiedBy>
  <cp:revision>61</cp:revision>
  <dcterms:created xsi:type="dcterms:W3CDTF">2011-12-06T07:46:00Z</dcterms:created>
  <dcterms:modified xsi:type="dcterms:W3CDTF">2011-12-15T02:13:00Z</dcterms:modified>
</cp:coreProperties>
</file>